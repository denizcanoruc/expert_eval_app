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72852" w14:textId="0380ECD5" w:rsidR="007D7B28" w:rsidRPr="007D7B28" w:rsidRDefault="007D7B28">
      <w:pPr>
        <w:rPr>
          <w:b/>
          <w:bCs/>
          <w:sz w:val="28"/>
          <w:szCs w:val="28"/>
          <w:lang w:val="en-US"/>
        </w:rPr>
      </w:pPr>
      <w:r w:rsidRPr="007D7B28">
        <w:rPr>
          <w:b/>
          <w:bCs/>
          <w:sz w:val="28"/>
          <w:szCs w:val="28"/>
          <w:lang w:val="en-US"/>
        </w:rPr>
        <w:t>Application</w:t>
      </w:r>
    </w:p>
    <w:p w14:paraId="60335783" w14:textId="5D8056BD" w:rsidR="007D7B28" w:rsidRDefault="007D7B28">
      <w:pPr>
        <w:rPr>
          <w:ins w:id="0" w:author="Pieter Robberechts" w:date="2022-12-01T15:49:00Z"/>
          <w:lang w:val="en-US"/>
        </w:rPr>
      </w:pPr>
    </w:p>
    <w:p w14:paraId="1F8C7E5C" w14:textId="2B13E443" w:rsidR="00F905F0" w:rsidRDefault="00F905F0">
      <w:pPr>
        <w:rPr>
          <w:ins w:id="1" w:author="Pieter Robberechts" w:date="2022-12-01T15:51:00Z"/>
          <w:lang w:val="en-US"/>
        </w:rPr>
      </w:pPr>
      <w:ins w:id="2" w:author="Pieter Robberechts" w:date="2022-12-01T15:49:00Z">
        <w:r>
          <w:rPr>
            <w:lang w:val="en-US"/>
          </w:rPr>
          <w:t>The in</w:t>
        </w:r>
      </w:ins>
      <w:ins w:id="3" w:author="Pieter Robberechts" w:date="2022-12-01T15:50:00Z">
        <w:r>
          <w:rPr>
            <w:lang w:val="en-US"/>
          </w:rPr>
          <w:t xml:space="preserve">terface is implemented as a React web application. Hence, it </w:t>
        </w:r>
      </w:ins>
      <w:ins w:id="4" w:author="Pieter Robberechts" w:date="2022-12-01T18:00:00Z">
        <w:r>
          <w:rPr>
            <w:lang w:val="en-US"/>
          </w:rPr>
          <w:t xml:space="preserve">can be accessed through a web browser and </w:t>
        </w:r>
      </w:ins>
      <w:ins w:id="5" w:author="Pieter Robberechts" w:date="2022-12-01T15:50:00Z">
        <w:r>
          <w:rPr>
            <w:lang w:val="en-US"/>
          </w:rPr>
          <w:t xml:space="preserve">the experts </w:t>
        </w:r>
      </w:ins>
      <w:ins w:id="6" w:author="Pieter Robberechts" w:date="2022-12-01T18:00:00Z">
        <w:r>
          <w:rPr>
            <w:lang w:val="en-US"/>
          </w:rPr>
          <w:t xml:space="preserve">do </w:t>
        </w:r>
      </w:ins>
      <w:ins w:id="7" w:author="Pieter Robberechts" w:date="2022-12-01T18:01:00Z">
        <w:r>
          <w:rPr>
            <w:lang w:val="en-US"/>
          </w:rPr>
          <w:t xml:space="preserve">not have </w:t>
        </w:r>
      </w:ins>
      <w:ins w:id="8" w:author="Pieter Robberechts" w:date="2022-12-01T15:50:00Z">
        <w:r>
          <w:rPr>
            <w:lang w:val="en-US"/>
          </w:rPr>
          <w:t xml:space="preserve">to install anything. </w:t>
        </w:r>
      </w:ins>
      <w:ins w:id="9" w:author="Pieter Robberechts" w:date="2022-12-01T15:51:00Z">
        <w:r>
          <w:rPr>
            <w:lang w:val="en-US"/>
          </w:rPr>
          <w:t xml:space="preserve">It contains </w:t>
        </w:r>
      </w:ins>
      <w:ins w:id="10" w:author="Pieter Robberechts" w:date="2022-12-01T15:52:00Z">
        <w:r>
          <w:rPr>
            <w:lang w:val="en-US"/>
          </w:rPr>
          <w:t>four sequential</w:t>
        </w:r>
      </w:ins>
      <w:ins w:id="11" w:author="Pieter Robberechts" w:date="2022-12-01T15:51:00Z">
        <w:r>
          <w:rPr>
            <w:lang w:val="en-US"/>
          </w:rPr>
          <w:t xml:space="preserve"> screens.</w:t>
        </w:r>
      </w:ins>
    </w:p>
    <w:p w14:paraId="3B579230" w14:textId="0C57DE2A" w:rsidR="00F905F0" w:rsidRDefault="00F905F0">
      <w:pPr>
        <w:rPr>
          <w:ins w:id="12" w:author="Pieter Robberechts" w:date="2022-12-01T15:51:00Z"/>
          <w:lang w:val="en-US"/>
        </w:rPr>
      </w:pPr>
    </w:p>
    <w:p w14:paraId="21F2A0FD" w14:textId="4ECD027E" w:rsidR="00F905F0" w:rsidRDefault="00F905F0">
      <w:pPr>
        <w:rPr>
          <w:lang w:val="en-US"/>
        </w:rPr>
      </w:pPr>
      <w:ins w:id="13" w:author="Pieter Robberechts" w:date="2022-12-01T15:51:00Z">
        <w:r>
          <w:rPr>
            <w:noProof/>
            <w:lang w:val="en-US"/>
          </w:rPr>
          <w:drawing>
            <wp:inline distT="0" distB="0" distL="0" distR="0" wp14:anchorId="29E582E0" wp14:editId="07605BFF">
              <wp:extent cx="5486400" cy="858129"/>
              <wp:effectExtent l="12700" t="0" r="127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ins>
    </w:p>
    <w:p w14:paraId="31807629" w14:textId="77777777" w:rsidR="00F905F0" w:rsidRDefault="00F905F0">
      <w:pPr>
        <w:rPr>
          <w:ins w:id="14" w:author="Pieter Robberechts" w:date="2022-12-01T15:49:00Z"/>
          <w:b/>
          <w:bCs/>
          <w:lang w:val="en-US"/>
        </w:rPr>
      </w:pPr>
    </w:p>
    <w:p w14:paraId="772AF6B4" w14:textId="50F50F28" w:rsidR="0019054B" w:rsidRPr="007D7B28" w:rsidRDefault="0019054B">
      <w:pPr>
        <w:rPr>
          <w:b/>
          <w:bCs/>
          <w:lang w:val="en-US"/>
        </w:rPr>
      </w:pPr>
      <w:del w:id="15" w:author="Pieter Robberechts" w:date="2022-12-01T15:53:00Z">
        <w:r w:rsidRPr="007D7B28" w:rsidDel="00F905F0">
          <w:rPr>
            <w:b/>
            <w:bCs/>
            <w:lang w:val="en-US"/>
          </w:rPr>
          <w:delText>User Credentials:</w:delText>
        </w:r>
      </w:del>
      <w:ins w:id="16" w:author="Pieter Robberechts" w:date="2022-12-01T15:53:00Z">
        <w:r w:rsidR="00F905F0">
          <w:rPr>
            <w:b/>
            <w:bCs/>
            <w:lang w:val="en-US"/>
          </w:rPr>
          <w:t>Login screen</w:t>
        </w:r>
      </w:ins>
    </w:p>
    <w:p w14:paraId="00BC4468" w14:textId="1B7968D5" w:rsidR="0019054B" w:rsidRDefault="0019054B">
      <w:pPr>
        <w:rPr>
          <w:lang w:val="en-US"/>
        </w:rPr>
      </w:pPr>
    </w:p>
    <w:p w14:paraId="54EFDB10" w14:textId="2D21B63C" w:rsidR="00450DBB" w:rsidRDefault="00F905F0">
      <w:pPr>
        <w:rPr>
          <w:lang w:val="en-US"/>
        </w:rPr>
      </w:pPr>
      <w:ins w:id="17" w:author="Pieter Robberechts" w:date="2022-12-01T18:12:00Z">
        <w:r>
          <w:rPr>
            <w:lang w:val="en-US"/>
          </w:rPr>
          <w:t>We require the user to enter credentials to access the app</w:t>
        </w:r>
      </w:ins>
      <w:ins w:id="18" w:author="Pieter Robberechts" w:date="2022-12-01T18:13:00Z">
        <w:r>
          <w:rPr>
            <w:lang w:val="en-US"/>
          </w:rPr>
          <w:t xml:space="preserve">. </w:t>
        </w:r>
      </w:ins>
      <w:ins w:id="19" w:author="Pieter Robberechts" w:date="2022-12-01T18:12:00Z">
        <w:r>
          <w:rPr>
            <w:lang w:val="en-US"/>
          </w:rPr>
          <w:t>This allows us to assign a unique survey to each expert and compute inter-rater agreement metrics.</w:t>
        </w:r>
      </w:ins>
      <w:ins w:id="20" w:author="Pieter Robberechts" w:date="2022-12-01T18:13:00Z">
        <w:r>
          <w:rPr>
            <w:lang w:val="en-US"/>
          </w:rPr>
          <w:t xml:space="preserve"> </w:t>
        </w:r>
      </w:ins>
      <w:r w:rsidR="0019054B">
        <w:rPr>
          <w:lang w:val="en-US"/>
        </w:rPr>
        <w:t xml:space="preserve">Each expert will </w:t>
      </w:r>
      <w:del w:id="21" w:author="Pieter Robberechts" w:date="2022-12-01T18:13:00Z">
        <w:r w:rsidR="0019054B" w:rsidDel="00F905F0">
          <w:rPr>
            <w:lang w:val="en-US"/>
          </w:rPr>
          <w:delText xml:space="preserve">have </w:delText>
        </w:r>
      </w:del>
      <w:ins w:id="22" w:author="Pieter Robberechts" w:date="2022-12-01T18:15:00Z">
        <w:r>
          <w:rPr>
            <w:lang w:val="en-US"/>
          </w:rPr>
          <w:t>be provided</w:t>
        </w:r>
      </w:ins>
      <w:ins w:id="23" w:author="Pieter Robberechts" w:date="2022-12-01T18:13:00Z">
        <w:r>
          <w:rPr>
            <w:lang w:val="en-US"/>
          </w:rPr>
          <w:t xml:space="preserve"> with </w:t>
        </w:r>
      </w:ins>
      <w:r w:rsidR="0019054B">
        <w:rPr>
          <w:lang w:val="en-US"/>
        </w:rPr>
        <w:t xml:space="preserve">a username and </w:t>
      </w:r>
      <w:del w:id="24" w:author="Pieter Robberechts" w:date="2022-12-01T18:14:00Z">
        <w:r w:rsidR="0019054B" w:rsidDel="00F905F0">
          <w:rPr>
            <w:lang w:val="en-US"/>
          </w:rPr>
          <w:delText>password</w:delText>
        </w:r>
      </w:del>
      <w:ins w:id="25" w:author="Pieter Robberechts" w:date="2022-12-01T18:14:00Z">
        <w:r>
          <w:rPr>
            <w:lang w:val="en-US"/>
          </w:rPr>
          <w:t>access token</w:t>
        </w:r>
      </w:ins>
      <w:del w:id="26" w:author="Pieter Robberechts" w:date="2022-12-01T18:14:00Z">
        <w:r w:rsidR="0019054B" w:rsidDel="00F905F0">
          <w:rPr>
            <w:lang w:val="en-US"/>
          </w:rPr>
          <w:delText xml:space="preserve"> to access the app</w:delText>
        </w:r>
      </w:del>
      <w:ins w:id="27" w:author="Pieter Robberechts" w:date="2022-12-01T18:15:00Z">
        <w:r>
          <w:rPr>
            <w:lang w:val="en-US"/>
          </w:rPr>
          <w:t xml:space="preserve"> when he/she is invited to participate</w:t>
        </w:r>
      </w:ins>
      <w:r w:rsidR="0019054B">
        <w:rPr>
          <w:lang w:val="en-US"/>
        </w:rPr>
        <w:t xml:space="preserve">. </w:t>
      </w:r>
      <w:del w:id="28" w:author="Pieter Robberechts" w:date="2022-12-01T18:15:00Z">
        <w:r w:rsidR="0019054B" w:rsidDel="00F905F0">
          <w:rPr>
            <w:lang w:val="en-US"/>
          </w:rPr>
          <w:delText>The username and passwords of experts will be added to the datastore and fetched in order to check and give access.</w:delText>
        </w:r>
      </w:del>
    </w:p>
    <w:p w14:paraId="194DB16B" w14:textId="429037E9" w:rsidR="00450DBB" w:rsidRDefault="00450DBB">
      <w:pPr>
        <w:rPr>
          <w:lang w:val="en-US"/>
        </w:rPr>
      </w:pPr>
    </w:p>
    <w:p w14:paraId="3DB874C2" w14:textId="272705D1" w:rsidR="0015591F" w:rsidRDefault="007D7B28" w:rsidP="007D7B28">
      <w:pPr>
        <w:rPr>
          <w:lang w:val="en-US"/>
        </w:rPr>
      </w:pPr>
      <w:r>
        <w:rPr>
          <w:noProof/>
          <w:lang w:val="en-US"/>
        </w:rPr>
        <w:drawing>
          <wp:inline distT="0" distB="0" distL="0" distR="0" wp14:anchorId="1F16EADC" wp14:editId="6C227585">
            <wp:extent cx="5731510" cy="3223895"/>
            <wp:effectExtent l="0" t="0" r="0" b="190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5EC897F" w14:textId="77777777" w:rsidR="00450DBB" w:rsidRDefault="00450DBB" w:rsidP="00450DBB">
      <w:pPr>
        <w:jc w:val="center"/>
        <w:rPr>
          <w:lang w:val="en-US"/>
        </w:rPr>
      </w:pPr>
    </w:p>
    <w:p w14:paraId="7F9A8BB7" w14:textId="487CF189" w:rsidR="00F905F0" w:rsidDel="00F905F0" w:rsidRDefault="0015591F">
      <w:pPr>
        <w:rPr>
          <w:del w:id="29" w:author="Pieter Robberechts" w:date="2022-12-01T18:12:00Z"/>
          <w:lang w:val="en-US"/>
        </w:rPr>
      </w:pPr>
      <w:del w:id="30" w:author="Pieter Robberechts" w:date="2022-12-01T18:15:00Z">
        <w:r w:rsidDel="00F905F0">
          <w:rPr>
            <w:lang w:val="en-US"/>
          </w:rPr>
          <w:delText>To access any page (</w:delText>
        </w:r>
      </w:del>
      <w:del w:id="31" w:author="Pieter Robberechts" w:date="2022-12-01T15:57:00Z">
        <w:r w:rsidDel="00F905F0">
          <w:rPr>
            <w:lang w:val="en-US"/>
          </w:rPr>
          <w:delText xml:space="preserve">home </w:delText>
        </w:r>
      </w:del>
      <w:del w:id="32" w:author="Pieter Robberechts" w:date="2022-12-01T18:15:00Z">
        <w:r w:rsidDel="00F905F0">
          <w:rPr>
            <w:lang w:val="en-US"/>
          </w:rPr>
          <w:delText xml:space="preserve">or </w:delText>
        </w:r>
      </w:del>
      <w:del w:id="33" w:author="Pieter Robberechts" w:date="2022-12-01T15:57:00Z">
        <w:r w:rsidDel="00F905F0">
          <w:rPr>
            <w:lang w:val="en-US"/>
          </w:rPr>
          <w:delText>questions</w:delText>
        </w:r>
      </w:del>
      <w:del w:id="34" w:author="Pieter Robberechts" w:date="2022-12-01T18:15:00Z">
        <w:r w:rsidDel="00F905F0">
          <w:rPr>
            <w:lang w:val="en-US"/>
          </w:rPr>
          <w:delText xml:space="preserve">), the expert should log in with his/her credentials first. </w:delText>
        </w:r>
        <w:r w:rsidR="008D582C" w:rsidDel="00F905F0">
          <w:rPr>
            <w:lang w:val="en-US"/>
          </w:rPr>
          <w:delText xml:space="preserve">This login creates a token that is stored in local storage to remember the current user. </w:delText>
        </w:r>
      </w:del>
    </w:p>
    <w:p w14:paraId="642F25C5" w14:textId="505100CF" w:rsidR="0015591F" w:rsidRDefault="0015591F">
      <w:pPr>
        <w:rPr>
          <w:lang w:val="en-US"/>
        </w:rPr>
      </w:pPr>
    </w:p>
    <w:p w14:paraId="790E862F" w14:textId="60601AEE" w:rsidR="0015591F" w:rsidRPr="007D7B28" w:rsidRDefault="0015591F">
      <w:pPr>
        <w:rPr>
          <w:b/>
          <w:bCs/>
          <w:lang w:val="en-US"/>
        </w:rPr>
      </w:pPr>
      <w:del w:id="35" w:author="Pieter Robberechts" w:date="2022-12-01T15:56:00Z">
        <w:r w:rsidRPr="007D7B28" w:rsidDel="00F905F0">
          <w:rPr>
            <w:b/>
            <w:bCs/>
            <w:lang w:val="en-US"/>
          </w:rPr>
          <w:delText xml:space="preserve">Home Page: </w:delText>
        </w:r>
      </w:del>
      <w:ins w:id="36" w:author="Pieter Robberechts" w:date="2022-12-01T15:56:00Z">
        <w:r w:rsidR="00F905F0">
          <w:rPr>
            <w:b/>
            <w:bCs/>
            <w:lang w:val="en-US"/>
          </w:rPr>
          <w:t>Tutor</w:t>
        </w:r>
      </w:ins>
      <w:ins w:id="37" w:author="Pieter Robberechts" w:date="2022-12-01T15:57:00Z">
        <w:r w:rsidR="00F905F0">
          <w:rPr>
            <w:b/>
            <w:bCs/>
            <w:lang w:val="en-US"/>
          </w:rPr>
          <w:t>ial screen</w:t>
        </w:r>
      </w:ins>
    </w:p>
    <w:p w14:paraId="29C73334" w14:textId="77777777" w:rsidR="00450DBB" w:rsidRDefault="00450DBB">
      <w:pPr>
        <w:rPr>
          <w:lang w:val="en-US"/>
        </w:rPr>
      </w:pPr>
    </w:p>
    <w:p w14:paraId="29E68F83" w14:textId="7497F944" w:rsidR="0015591F" w:rsidRDefault="0015591F">
      <w:pPr>
        <w:rPr>
          <w:ins w:id="38" w:author="Deniz Can Oruç" w:date="2022-12-02T09:41:00Z"/>
          <w:lang w:val="en-US"/>
        </w:rPr>
      </w:pPr>
      <w:r>
        <w:rPr>
          <w:lang w:val="en-US"/>
        </w:rPr>
        <w:t xml:space="preserve">The </w:t>
      </w:r>
      <w:del w:id="39" w:author="Pieter Robberechts" w:date="2022-12-01T15:57:00Z">
        <w:r w:rsidDel="00F905F0">
          <w:rPr>
            <w:lang w:val="en-US"/>
          </w:rPr>
          <w:delText>home page</w:delText>
        </w:r>
      </w:del>
      <w:ins w:id="40" w:author="Pieter Robberechts" w:date="2022-12-01T15:57:00Z">
        <w:r w:rsidR="00F905F0">
          <w:rPr>
            <w:lang w:val="en-US"/>
          </w:rPr>
          <w:t>tutorial screen</w:t>
        </w:r>
      </w:ins>
      <w:r>
        <w:rPr>
          <w:lang w:val="en-US"/>
        </w:rPr>
        <w:t xml:space="preserve"> consists of a tutorial video and a start button. The start button opens a new tab with the survey. </w:t>
      </w:r>
    </w:p>
    <w:p w14:paraId="054298DF" w14:textId="157364DB" w:rsidR="00044249" w:rsidRDefault="00044249">
      <w:pPr>
        <w:rPr>
          <w:ins w:id="41" w:author="Deniz Can Oruç" w:date="2022-12-02T09:41:00Z"/>
          <w:lang w:val="en-US"/>
        </w:rPr>
      </w:pPr>
    </w:p>
    <w:p w14:paraId="06F0DDD5" w14:textId="09C62BCE" w:rsidR="00044249" w:rsidRDefault="00044249">
      <w:pPr>
        <w:rPr>
          <w:ins w:id="42" w:author="Pieter Robberechts" w:date="2022-12-01T15:58:00Z"/>
          <w:lang w:val="en-US"/>
        </w:rPr>
      </w:pPr>
      <w:ins w:id="43" w:author="Deniz Can Oruç" w:date="2022-12-02T09:42:00Z">
        <w:r>
          <w:rPr>
            <w:noProof/>
            <w:lang w:val="en-US"/>
          </w:rPr>
          <w:lastRenderedPageBreak/>
          <w:drawing>
            <wp:inline distT="0" distB="0" distL="0" distR="0" wp14:anchorId="128B3C2E" wp14:editId="57E8D484">
              <wp:extent cx="5731510" cy="3223895"/>
              <wp:effectExtent l="0" t="0" r="0" b="190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ins>
    </w:p>
    <w:p w14:paraId="270EF116" w14:textId="6533B95C" w:rsidR="00F905F0" w:rsidRDefault="00F905F0">
      <w:pPr>
        <w:rPr>
          <w:ins w:id="44" w:author="Pieter Robberechts" w:date="2022-12-01T15:58:00Z"/>
          <w:lang w:val="en-US"/>
        </w:rPr>
      </w:pPr>
    </w:p>
    <w:p w14:paraId="0B32581A" w14:textId="77777777" w:rsidR="00413A7C" w:rsidRDefault="00413A7C">
      <w:pPr>
        <w:rPr>
          <w:ins w:id="45" w:author="Deniz Can Oruç" w:date="2022-12-02T09:48:00Z"/>
          <w:b/>
          <w:bCs/>
          <w:lang w:val="en-US"/>
        </w:rPr>
      </w:pPr>
    </w:p>
    <w:p w14:paraId="0C5AFD5B" w14:textId="7520ED09" w:rsidR="00F905F0" w:rsidRPr="00F905F0" w:rsidRDefault="00F905F0">
      <w:pPr>
        <w:rPr>
          <w:b/>
          <w:bCs/>
          <w:lang w:val="en-US"/>
          <w:rPrChange w:id="46" w:author="Pieter Robberechts" w:date="2022-12-01T15:58:00Z">
            <w:rPr>
              <w:lang w:val="en-US"/>
            </w:rPr>
          </w:rPrChange>
        </w:rPr>
      </w:pPr>
      <w:ins w:id="47" w:author="Pieter Robberechts" w:date="2022-12-01T15:58:00Z">
        <w:r w:rsidRPr="00F905F0">
          <w:rPr>
            <w:b/>
            <w:bCs/>
            <w:lang w:val="en-US"/>
            <w:rPrChange w:id="48" w:author="Pieter Robberechts" w:date="2022-12-01T15:58:00Z">
              <w:rPr>
                <w:lang w:val="en-US"/>
              </w:rPr>
            </w:rPrChange>
          </w:rPr>
          <w:t>Survey screen</w:t>
        </w:r>
      </w:ins>
    </w:p>
    <w:p w14:paraId="3A3D30DD" w14:textId="01A31CAC" w:rsidR="0019054B" w:rsidDel="00413A7C" w:rsidRDefault="0019054B">
      <w:pPr>
        <w:rPr>
          <w:del w:id="49" w:author="Deniz Can Oruç" w:date="2022-12-02T09:48:00Z"/>
          <w:lang w:val="en-US"/>
        </w:rPr>
      </w:pPr>
    </w:p>
    <w:p w14:paraId="014F2801" w14:textId="6EB3E7DC" w:rsidR="00790FC9" w:rsidRPr="007D7B28" w:rsidDel="00F905F0" w:rsidRDefault="00790FC9">
      <w:pPr>
        <w:rPr>
          <w:del w:id="50" w:author="Pieter Robberechts" w:date="2022-12-01T18:06:00Z"/>
          <w:b/>
          <w:bCs/>
          <w:lang w:val="en-US"/>
        </w:rPr>
      </w:pPr>
      <w:del w:id="51" w:author="Pieter Robberechts" w:date="2022-12-01T18:06:00Z">
        <w:r w:rsidRPr="007D7B28" w:rsidDel="00F905F0">
          <w:rPr>
            <w:b/>
            <w:bCs/>
            <w:lang w:val="en-US"/>
          </w:rPr>
          <w:delText>Question Format:</w:delText>
        </w:r>
      </w:del>
    </w:p>
    <w:p w14:paraId="462F1A28" w14:textId="06D2E6E0" w:rsidR="00790FC9" w:rsidDel="00F905F0" w:rsidRDefault="00790FC9">
      <w:pPr>
        <w:rPr>
          <w:del w:id="52" w:author="Pieter Robberechts" w:date="2022-12-01T18:06:00Z"/>
          <w:lang w:val="en-US"/>
        </w:rPr>
      </w:pPr>
    </w:p>
    <w:p w14:paraId="15F7728D" w14:textId="16A91798" w:rsidR="00790FC9" w:rsidDel="00F905F0" w:rsidRDefault="00790FC9">
      <w:pPr>
        <w:rPr>
          <w:del w:id="53" w:author="Pieter Robberechts" w:date="2022-12-01T18:06:00Z"/>
          <w:lang w:val="en-US"/>
        </w:rPr>
      </w:pPr>
      <w:del w:id="54" w:author="Pieter Robberechts" w:date="2022-12-01T18:06:00Z">
        <w:r w:rsidDel="00F905F0">
          <w:rPr>
            <w:lang w:val="en-US"/>
          </w:rPr>
          <w:delText xml:space="preserve">For each clip, we will have coordinates, body part, and </w:delText>
        </w:r>
      </w:del>
      <w:del w:id="55" w:author="Pieter Robberechts" w:date="2022-12-01T15:58:00Z">
        <w:r w:rsidDel="00F905F0">
          <w:rPr>
            <w:lang w:val="en-US"/>
          </w:rPr>
          <w:delText>metric (</w:delText>
        </w:r>
      </w:del>
      <w:del w:id="56" w:author="Pieter Robberechts" w:date="2022-12-01T18:06:00Z">
        <w:r w:rsidDel="00F905F0">
          <w:rPr>
            <w:lang w:val="en-US"/>
          </w:rPr>
          <w:delText>xG</w:delText>
        </w:r>
      </w:del>
      <w:del w:id="57" w:author="Pieter Robberechts" w:date="2022-12-01T15:58:00Z">
        <w:r w:rsidDel="00F905F0">
          <w:rPr>
            <w:lang w:val="en-US"/>
          </w:rPr>
          <w:delText>)</w:delText>
        </w:r>
      </w:del>
      <w:del w:id="58" w:author="Pieter Robberechts" w:date="2022-12-01T18:06:00Z">
        <w:r w:rsidDel="00F905F0">
          <w:rPr>
            <w:lang w:val="en-US"/>
          </w:rPr>
          <w:delText xml:space="preserve"> value of the position to infer high-level </w:delText>
        </w:r>
        <w:r w:rsidR="0019054B" w:rsidDel="00F905F0">
          <w:rPr>
            <w:lang w:val="en-US"/>
          </w:rPr>
          <w:delText>information</w:delText>
        </w:r>
        <w:r w:rsidDel="00F905F0">
          <w:rPr>
            <w:lang w:val="en-US"/>
          </w:rPr>
          <w:delText xml:space="preserve"> from the expert answers. The next part discusses </w:delText>
        </w:r>
        <w:r w:rsidR="0019054B" w:rsidDel="00F905F0">
          <w:rPr>
            <w:lang w:val="en-US"/>
          </w:rPr>
          <w:delText xml:space="preserve">the </w:delText>
        </w:r>
        <w:r w:rsidDel="00F905F0">
          <w:rPr>
            <w:lang w:val="en-US"/>
          </w:rPr>
          <w:delText xml:space="preserve">selection and </w:delText>
        </w:r>
        <w:r w:rsidR="0019054B" w:rsidDel="00F905F0">
          <w:rPr>
            <w:lang w:val="en-US"/>
          </w:rPr>
          <w:delText>constraints</w:delText>
        </w:r>
        <w:r w:rsidDel="00F905F0">
          <w:rPr>
            <w:lang w:val="en-US"/>
          </w:rPr>
          <w:delText xml:space="preserve"> of these questions. </w:delText>
        </w:r>
      </w:del>
    </w:p>
    <w:p w14:paraId="19D9D243" w14:textId="6FFAD4B8" w:rsidR="005D1227" w:rsidDel="00F905F0" w:rsidRDefault="005D1227">
      <w:pPr>
        <w:rPr>
          <w:del w:id="59" w:author="Pieter Robberechts" w:date="2022-12-01T18:06:00Z"/>
          <w:lang w:val="en-US"/>
        </w:rPr>
      </w:pPr>
    </w:p>
    <w:p w14:paraId="205E10FF" w14:textId="41C55F21" w:rsidR="005D1227" w:rsidRPr="007D7B28" w:rsidDel="00F905F0" w:rsidRDefault="005D1227">
      <w:pPr>
        <w:rPr>
          <w:del w:id="60" w:author="Pieter Robberechts" w:date="2022-12-01T18:06:00Z"/>
          <w:b/>
          <w:bCs/>
          <w:lang w:val="en-US"/>
        </w:rPr>
      </w:pPr>
      <w:del w:id="61" w:author="Pieter Robberechts" w:date="2022-12-01T18:06:00Z">
        <w:r w:rsidRPr="007D7B28" w:rsidDel="00F905F0">
          <w:rPr>
            <w:b/>
            <w:bCs/>
            <w:lang w:val="en-US"/>
          </w:rPr>
          <w:delText>Survey:</w:delText>
        </w:r>
      </w:del>
    </w:p>
    <w:p w14:paraId="1F827D10" w14:textId="73A79FF1" w:rsidR="005D1227" w:rsidRDefault="005D1227">
      <w:pPr>
        <w:rPr>
          <w:lang w:val="en-US"/>
        </w:rPr>
      </w:pPr>
    </w:p>
    <w:p w14:paraId="0ECCD762" w14:textId="37027EA3" w:rsidR="00450DBB" w:rsidRDefault="005D1227">
      <w:pPr>
        <w:rPr>
          <w:lang w:val="en-US"/>
        </w:rPr>
      </w:pPr>
      <w:r>
        <w:rPr>
          <w:lang w:val="en-US"/>
        </w:rPr>
        <w:t xml:space="preserve">The survey in </w:t>
      </w:r>
      <w:r w:rsidR="0015591F">
        <w:rPr>
          <w:lang w:val="en-US"/>
        </w:rPr>
        <w:t xml:space="preserve">the </w:t>
      </w:r>
      <w:r>
        <w:rPr>
          <w:lang w:val="en-US"/>
        </w:rPr>
        <w:t>prototype consists of 10 questions</w:t>
      </w:r>
      <w:ins w:id="62" w:author="Pieter Robberechts" w:date="2022-12-01T18:10:00Z">
        <w:r w:rsidR="00F905F0">
          <w:rPr>
            <w:lang w:val="en-US"/>
          </w:rPr>
          <w:t>.</w:t>
        </w:r>
      </w:ins>
      <w:del w:id="63" w:author="Pieter Robberechts" w:date="2022-12-01T18:10:00Z">
        <w:r w:rsidDel="00F905F0">
          <w:rPr>
            <w:lang w:val="en-US"/>
          </w:rPr>
          <w:delText>,</w:delText>
        </w:r>
      </w:del>
      <w:r>
        <w:rPr>
          <w:lang w:val="en-US"/>
        </w:rPr>
        <w:t xml:space="preserve"> </w:t>
      </w:r>
      <w:ins w:id="64" w:author="Pieter Robberechts" w:date="2022-12-01T18:10:00Z">
        <w:r w:rsidR="00F905F0">
          <w:rPr>
            <w:lang w:val="en-US"/>
          </w:rPr>
          <w:t>T</w:t>
        </w:r>
      </w:ins>
      <w:del w:id="65" w:author="Pieter Robberechts" w:date="2022-12-01T18:10:00Z">
        <w:r w:rsidR="0015591F" w:rsidDel="00F905F0">
          <w:rPr>
            <w:lang w:val="en-US"/>
          </w:rPr>
          <w:delText>and t</w:delText>
        </w:r>
      </w:del>
      <w:r w:rsidR="0015591F">
        <w:rPr>
          <w:lang w:val="en-US"/>
        </w:rPr>
        <w:t xml:space="preserve">his number </w:t>
      </w:r>
      <w:r>
        <w:rPr>
          <w:lang w:val="en-US"/>
        </w:rPr>
        <w:t xml:space="preserve">can be adjusted according to </w:t>
      </w:r>
      <w:del w:id="66" w:author="Pieter Robberechts" w:date="2022-12-01T18:16:00Z">
        <w:r w:rsidDel="00F905F0">
          <w:rPr>
            <w:lang w:val="en-US"/>
          </w:rPr>
          <w:delText>demand</w:delText>
        </w:r>
      </w:del>
      <w:ins w:id="67" w:author="Pieter Robberechts" w:date="2022-12-01T18:16:00Z">
        <w:r w:rsidR="00F905F0">
          <w:rPr>
            <w:lang w:val="en-US"/>
          </w:rPr>
          <w:t>the time available to experts</w:t>
        </w:r>
      </w:ins>
      <w:r>
        <w:rPr>
          <w:lang w:val="en-US"/>
        </w:rPr>
        <w:t xml:space="preserve">. </w:t>
      </w:r>
      <w:ins w:id="68" w:author="Pieter Robberechts" w:date="2022-12-01T18:17:00Z">
        <w:r w:rsidR="00F905F0">
          <w:rPr>
            <w:lang w:val="en-US"/>
          </w:rPr>
          <w:t>In e</w:t>
        </w:r>
      </w:ins>
      <w:del w:id="69" w:author="Pieter Robberechts" w:date="2022-12-01T18:17:00Z">
        <w:r w:rsidR="0015591F" w:rsidDel="00F905F0">
          <w:rPr>
            <w:lang w:val="en-US"/>
          </w:rPr>
          <w:delText>E</w:delText>
        </w:r>
      </w:del>
      <w:r w:rsidR="0015591F">
        <w:rPr>
          <w:lang w:val="en-US"/>
        </w:rPr>
        <w:t>ach question</w:t>
      </w:r>
      <w:ins w:id="70" w:author="Deniz Can Oruç" w:date="2022-12-02T09:46:00Z">
        <w:r w:rsidR="00C5799B">
          <w:rPr>
            <w:lang w:val="en-US"/>
          </w:rPr>
          <w:t>,</w:t>
        </w:r>
      </w:ins>
      <w:ins w:id="71" w:author="Pieter Robberechts" w:date="2022-12-01T18:17:00Z">
        <w:r w:rsidR="00F905F0">
          <w:rPr>
            <w:lang w:val="en-US"/>
          </w:rPr>
          <w:t xml:space="preserve"> the expert is asked to select the </w:t>
        </w:r>
      </w:ins>
      <w:ins w:id="72" w:author="Pieter Robberechts" w:date="2022-12-01T18:18:00Z">
        <w:r w:rsidR="00F905F0">
          <w:rPr>
            <w:lang w:val="en-US"/>
          </w:rPr>
          <w:t>shot with the highest scoring probability</w:t>
        </w:r>
      </w:ins>
      <w:del w:id="73" w:author="Pieter Robberechts" w:date="2022-12-01T18:17:00Z">
        <w:r w:rsidR="0015591F" w:rsidDel="00F905F0">
          <w:rPr>
            <w:lang w:val="en-US"/>
          </w:rPr>
          <w:delText xml:space="preserve"> consists of two clips</w:delText>
        </w:r>
      </w:del>
      <w:del w:id="74" w:author="Pieter Robberechts" w:date="2022-12-01T18:07:00Z">
        <w:r w:rsidR="0015591F" w:rsidDel="00F905F0">
          <w:rPr>
            <w:lang w:val="en-US"/>
          </w:rPr>
          <w:delText>, and the exact position is displayed as a thumbnail of the clip</w:delText>
        </w:r>
      </w:del>
      <w:r w:rsidR="0015591F">
        <w:rPr>
          <w:lang w:val="en-US"/>
        </w:rPr>
        <w:t>.</w:t>
      </w:r>
      <w:del w:id="75" w:author="Pieter Robberechts" w:date="2022-12-01T18:17:00Z">
        <w:r w:rsidR="0015591F" w:rsidDel="00F905F0">
          <w:rPr>
            <w:lang w:val="en-US"/>
          </w:rPr>
          <w:delText xml:space="preserve"> </w:delText>
        </w:r>
      </w:del>
    </w:p>
    <w:p w14:paraId="49C879F8" w14:textId="77777777" w:rsidR="00450DBB" w:rsidRDefault="00450DBB">
      <w:pPr>
        <w:rPr>
          <w:lang w:val="en-US"/>
        </w:rPr>
      </w:pPr>
    </w:p>
    <w:p w14:paraId="1F1C7F6A" w14:textId="3133D4BC" w:rsidR="00450DBB" w:rsidRDefault="007D7B28" w:rsidP="007D7B28">
      <w:pPr>
        <w:rPr>
          <w:lang w:val="en-US"/>
        </w:rPr>
      </w:pPr>
      <w:r>
        <w:rPr>
          <w:noProof/>
          <w:lang w:val="en-US"/>
        </w:rPr>
        <w:drawing>
          <wp:inline distT="0" distB="0" distL="0" distR="0" wp14:anchorId="2C750771" wp14:editId="323760FD">
            <wp:extent cx="5731510" cy="3223895"/>
            <wp:effectExtent l="0" t="0" r="0" b="1905"/>
            <wp:docPr id="11" name="Picture 11" descr="A screenshot of a football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football gam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B3CE890" w14:textId="77777777" w:rsidR="00450DBB" w:rsidRDefault="00450DBB">
      <w:pPr>
        <w:rPr>
          <w:lang w:val="en-US"/>
        </w:rPr>
      </w:pPr>
    </w:p>
    <w:p w14:paraId="55B4FFE5" w14:textId="77777777" w:rsidR="00450DBB" w:rsidRDefault="00450DBB">
      <w:pPr>
        <w:rPr>
          <w:lang w:val="en-US"/>
        </w:rPr>
      </w:pPr>
    </w:p>
    <w:p w14:paraId="2B84FDE6" w14:textId="77777777" w:rsidR="00F905F0" w:rsidRDefault="00F905F0">
      <w:pPr>
        <w:rPr>
          <w:ins w:id="76" w:author="Pieter Robberechts" w:date="2022-12-01T18:32:00Z"/>
          <w:lang w:val="en-US"/>
        </w:rPr>
      </w:pPr>
      <w:ins w:id="77" w:author="Pieter Robberechts" w:date="2022-12-01T18:32:00Z">
        <w:r>
          <w:rPr>
            <w:lang w:val="en-US"/>
          </w:rPr>
          <w:lastRenderedPageBreak/>
          <w:t>To judge each shooting opportunity</w:t>
        </w:r>
      </w:ins>
      <w:ins w:id="78" w:author="Pieter Robberechts" w:date="2022-12-01T18:18:00Z">
        <w:r>
          <w:rPr>
            <w:lang w:val="en-US"/>
          </w:rPr>
          <w:t xml:space="preserve">, the expert is shown </w:t>
        </w:r>
      </w:ins>
      <w:ins w:id="79" w:author="Pieter Robberechts" w:date="2022-12-01T18:09:00Z">
        <w:r>
          <w:rPr>
            <w:lang w:val="en-US"/>
          </w:rPr>
          <w:t xml:space="preserve">a screenshot taken </w:t>
        </w:r>
      </w:ins>
      <w:ins w:id="80" w:author="Pieter Robberechts" w:date="2022-12-01T18:32:00Z">
        <w:r>
          <w:rPr>
            <w:lang w:val="en-US"/>
          </w:rPr>
          <w:t>right before</w:t>
        </w:r>
      </w:ins>
      <w:ins w:id="81" w:author="Pieter Robberechts" w:date="2022-12-01T18:09:00Z">
        <w:r>
          <w:rPr>
            <w:lang w:val="en-US"/>
          </w:rPr>
          <w:t xml:space="preserve"> </w:t>
        </w:r>
      </w:ins>
      <w:ins w:id="82" w:author="Pieter Robberechts" w:date="2022-12-01T18:10:00Z">
        <w:r>
          <w:rPr>
            <w:lang w:val="en-US"/>
          </w:rPr>
          <w:t xml:space="preserve">the shot is </w:t>
        </w:r>
      </w:ins>
      <w:ins w:id="83" w:author="Pieter Robberechts" w:date="2022-12-01T18:18:00Z">
        <w:r>
          <w:rPr>
            <w:lang w:val="en-US"/>
          </w:rPr>
          <w:t>perfor</w:t>
        </w:r>
      </w:ins>
      <w:ins w:id="84" w:author="Pieter Robberechts" w:date="2022-12-01T18:19:00Z">
        <w:r>
          <w:rPr>
            <w:lang w:val="en-US"/>
          </w:rPr>
          <w:t>med</w:t>
        </w:r>
      </w:ins>
      <w:ins w:id="85" w:author="Pieter Robberechts" w:date="2022-12-01T18:09:00Z">
        <w:r>
          <w:rPr>
            <w:lang w:val="en-US"/>
          </w:rPr>
          <w:t>.</w:t>
        </w:r>
      </w:ins>
      <w:ins w:id="86" w:author="Pieter Robberechts" w:date="2022-12-01T18:19:00Z">
        <w:r>
          <w:rPr>
            <w:lang w:val="en-US"/>
          </w:rPr>
          <w:t xml:space="preserve"> When the expert hovers the mouse over on</w:t>
        </w:r>
      </w:ins>
      <w:ins w:id="87" w:author="Pieter Robberechts" w:date="2022-12-01T18:32:00Z">
        <w:r>
          <w:rPr>
            <w:lang w:val="en-US"/>
          </w:rPr>
          <w:t>e</w:t>
        </w:r>
      </w:ins>
      <w:ins w:id="88" w:author="Pieter Robberechts" w:date="2022-12-01T18:19:00Z">
        <w:r>
          <w:rPr>
            <w:lang w:val="en-US"/>
          </w:rPr>
          <w:t xml:space="preserve"> of these screenshots a </w:t>
        </w:r>
      </w:ins>
      <w:del w:id="89" w:author="Pieter Robberechts" w:date="2022-12-01T18:19:00Z">
        <w:r w:rsidR="0015591F" w:rsidDel="00F905F0">
          <w:rPr>
            <w:lang w:val="en-US"/>
          </w:rPr>
          <w:delText xml:space="preserve">The </w:delText>
        </w:r>
      </w:del>
      <w:r w:rsidR="0015591F">
        <w:rPr>
          <w:lang w:val="en-US"/>
        </w:rPr>
        <w:t xml:space="preserve">clip plays </w:t>
      </w:r>
      <w:del w:id="90" w:author="Pieter Robberechts" w:date="2022-12-01T18:19:00Z">
        <w:r w:rsidR="0015591F" w:rsidDel="00F905F0">
          <w:rPr>
            <w:lang w:val="en-US"/>
          </w:rPr>
          <w:delText xml:space="preserve">when the mouse </w:delText>
        </w:r>
        <w:r w:rsidR="008D582C" w:rsidDel="00F905F0">
          <w:rPr>
            <w:lang w:val="en-US"/>
          </w:rPr>
          <w:delText>hovers</w:delText>
        </w:r>
        <w:r w:rsidR="0015591F" w:rsidDel="00F905F0">
          <w:rPr>
            <w:lang w:val="en-US"/>
          </w:rPr>
          <w:delText xml:space="preserve"> </w:delText>
        </w:r>
        <w:r w:rsidR="007D7B28" w:rsidDel="00F905F0">
          <w:rPr>
            <w:lang w:val="en-US"/>
          </w:rPr>
          <w:delText>over</w:delText>
        </w:r>
        <w:r w:rsidR="0015591F" w:rsidDel="00F905F0">
          <w:rPr>
            <w:lang w:val="en-US"/>
          </w:rPr>
          <w:delText xml:space="preserve"> the clips</w:delText>
        </w:r>
      </w:del>
      <w:ins w:id="91" w:author="Pieter Robberechts" w:date="2022-12-01T18:19:00Z">
        <w:r>
          <w:rPr>
            <w:lang w:val="en-US"/>
          </w:rPr>
          <w:t xml:space="preserve">showing 5 </w:t>
        </w:r>
      </w:ins>
      <w:ins w:id="92" w:author="Pieter Robberechts" w:date="2022-12-01T18:20:00Z">
        <w:r>
          <w:rPr>
            <w:lang w:val="en-US"/>
          </w:rPr>
          <w:t>seconds of video that preceded the shot</w:t>
        </w:r>
      </w:ins>
      <w:r w:rsidR="0015591F">
        <w:rPr>
          <w:lang w:val="en-US"/>
        </w:rPr>
        <w:t xml:space="preserve">. </w:t>
      </w:r>
    </w:p>
    <w:p w14:paraId="7F85D7A3" w14:textId="77777777" w:rsidR="00F905F0" w:rsidRDefault="00F905F0">
      <w:pPr>
        <w:rPr>
          <w:ins w:id="93" w:author="Pieter Robberechts" w:date="2022-12-01T18:32:00Z"/>
          <w:lang w:val="en-US"/>
        </w:rPr>
      </w:pPr>
    </w:p>
    <w:p w14:paraId="327117B3" w14:textId="194ECFC7" w:rsidR="00450DBB" w:rsidRDefault="0015591F">
      <w:pPr>
        <w:rPr>
          <w:lang w:val="en-US"/>
        </w:rPr>
      </w:pPr>
      <w:r>
        <w:rPr>
          <w:lang w:val="en-US"/>
        </w:rPr>
        <w:t xml:space="preserve">The </w:t>
      </w:r>
      <w:ins w:id="94" w:author="Pieter Robberechts" w:date="2022-12-01T18:20:00Z">
        <w:r w:rsidR="00F905F0">
          <w:rPr>
            <w:lang w:val="en-US"/>
          </w:rPr>
          <w:t xml:space="preserve">expert makes his/her choice by clicking on one of the thumbnails. The </w:t>
        </w:r>
      </w:ins>
      <w:r>
        <w:rPr>
          <w:lang w:val="en-US"/>
        </w:rPr>
        <w:t xml:space="preserve">selected </w:t>
      </w:r>
      <w:del w:id="95" w:author="Pieter Robberechts" w:date="2022-12-01T18:20:00Z">
        <w:r w:rsidDel="00F905F0">
          <w:rPr>
            <w:lang w:val="en-US"/>
          </w:rPr>
          <w:delText xml:space="preserve">question </w:delText>
        </w:r>
      </w:del>
      <w:ins w:id="96" w:author="Pieter Robberechts" w:date="2022-12-01T18:20:00Z">
        <w:r w:rsidR="00F905F0">
          <w:rPr>
            <w:lang w:val="en-US"/>
          </w:rPr>
          <w:t xml:space="preserve">shot </w:t>
        </w:r>
      </w:ins>
      <w:r>
        <w:rPr>
          <w:lang w:val="en-US"/>
        </w:rPr>
        <w:t xml:space="preserve">is </w:t>
      </w:r>
      <w:ins w:id="97" w:author="Pieter Robberechts" w:date="2022-12-01T18:20:00Z">
        <w:r w:rsidR="00F905F0">
          <w:rPr>
            <w:lang w:val="en-US"/>
          </w:rPr>
          <w:t xml:space="preserve">then </w:t>
        </w:r>
      </w:ins>
      <w:r>
        <w:rPr>
          <w:lang w:val="en-US"/>
        </w:rPr>
        <w:t xml:space="preserve">highlighted </w:t>
      </w:r>
      <w:del w:id="98" w:author="Pieter Robberechts" w:date="2022-12-01T18:20:00Z">
        <w:r w:rsidDel="00F905F0">
          <w:rPr>
            <w:lang w:val="en-US"/>
          </w:rPr>
          <w:delText>with green when clicked on it</w:delText>
        </w:r>
      </w:del>
      <w:ins w:id="99" w:author="Pieter Robberechts" w:date="2022-12-01T18:20:00Z">
        <w:r w:rsidR="00F905F0">
          <w:rPr>
            <w:lang w:val="en-US"/>
          </w:rPr>
          <w:t>by dra</w:t>
        </w:r>
      </w:ins>
      <w:ins w:id="100" w:author="Pieter Robberechts" w:date="2022-12-01T18:21:00Z">
        <w:r w:rsidR="00F905F0">
          <w:rPr>
            <w:lang w:val="en-US"/>
          </w:rPr>
          <w:t>wing a green frame around it.</w:t>
        </w:r>
      </w:ins>
      <w:del w:id="101" w:author="Pieter Robberechts" w:date="2022-12-01T18:33:00Z">
        <w:r w:rsidDel="00F905F0">
          <w:rPr>
            <w:lang w:val="en-US"/>
          </w:rPr>
          <w:delText>.</w:delText>
        </w:r>
      </w:del>
    </w:p>
    <w:p w14:paraId="1AF48335" w14:textId="77777777" w:rsidR="00450DBB" w:rsidRDefault="00450DBB">
      <w:pPr>
        <w:rPr>
          <w:lang w:val="en-US"/>
        </w:rPr>
      </w:pPr>
    </w:p>
    <w:p w14:paraId="6E75BDCF" w14:textId="64B00B9A" w:rsidR="00450DBB" w:rsidRDefault="007D7B28">
      <w:pPr>
        <w:rPr>
          <w:lang w:val="en-US"/>
        </w:rPr>
      </w:pPr>
      <w:r>
        <w:rPr>
          <w:noProof/>
          <w:lang w:val="en-US"/>
        </w:rPr>
        <w:drawing>
          <wp:inline distT="0" distB="0" distL="0" distR="0" wp14:anchorId="50B9FF37" wp14:editId="14BEFDBF">
            <wp:extent cx="5731510" cy="3223895"/>
            <wp:effectExtent l="0" t="0" r="0" b="1905"/>
            <wp:docPr id="4" name="Picture 4" descr="A screenshot of a football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football gam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B00CC1E" w14:textId="77777777" w:rsidR="00450DBB" w:rsidRDefault="00450DBB">
      <w:pPr>
        <w:rPr>
          <w:lang w:val="en-US"/>
        </w:rPr>
      </w:pPr>
    </w:p>
    <w:p w14:paraId="7DB89F49" w14:textId="5D386B93" w:rsidR="007D7B28" w:rsidRDefault="0015591F">
      <w:pPr>
        <w:rPr>
          <w:lang w:val="en-US"/>
        </w:rPr>
      </w:pPr>
      <w:r>
        <w:rPr>
          <w:lang w:val="en-US"/>
        </w:rPr>
        <w:t>The progress bar shows the current question</w:t>
      </w:r>
      <w:ins w:id="102" w:author="Pieter Robberechts" w:date="2022-12-01T18:21:00Z">
        <w:r w:rsidR="00F905F0">
          <w:rPr>
            <w:lang w:val="en-US"/>
          </w:rPr>
          <w:t xml:space="preserve"> and how </w:t>
        </w:r>
        <w:del w:id="103" w:author="Deniz Can Oruç" w:date="2022-12-02T09:38:00Z">
          <w:r w:rsidR="00F905F0" w:rsidDel="00044249">
            <w:rPr>
              <w:lang w:val="en-US"/>
            </w:rPr>
            <w:delText>many</w:delText>
          </w:r>
        </w:del>
      </w:ins>
      <w:del w:id="104" w:author="Deniz Can Oruç" w:date="2022-12-02T09:38:00Z">
        <w:r w:rsidDel="00044249">
          <w:rPr>
            <w:lang w:val="en-US"/>
          </w:rPr>
          <w:delText>, answered, and unanswered</w:delText>
        </w:r>
      </w:del>
      <w:ins w:id="105" w:author="Deniz Can Oruç" w:date="2022-12-02T09:38:00Z">
        <w:r w:rsidR="00044249">
          <w:rPr>
            <w:lang w:val="en-US"/>
          </w:rPr>
          <w:t>many unanswered</w:t>
        </w:r>
      </w:ins>
      <w:r>
        <w:rPr>
          <w:lang w:val="en-US"/>
        </w:rPr>
        <w:t xml:space="preserve"> questions</w:t>
      </w:r>
      <w:ins w:id="106" w:author="Pieter Robberechts" w:date="2022-12-01T18:21:00Z">
        <w:r w:rsidR="00F905F0">
          <w:rPr>
            <w:lang w:val="en-US"/>
          </w:rPr>
          <w:t xml:space="preserve"> remain</w:t>
        </w:r>
      </w:ins>
      <w:r>
        <w:rPr>
          <w:lang w:val="en-US"/>
        </w:rPr>
        <w:t xml:space="preserve">. It </w:t>
      </w:r>
      <w:del w:id="107" w:author="Pieter Robberechts" w:date="2022-12-01T18:33:00Z">
        <w:r w:rsidDel="00F905F0">
          <w:rPr>
            <w:lang w:val="en-US"/>
          </w:rPr>
          <w:delText xml:space="preserve">is </w:delText>
        </w:r>
      </w:del>
      <w:r>
        <w:rPr>
          <w:lang w:val="en-US"/>
        </w:rPr>
        <w:t xml:space="preserve">also </w:t>
      </w:r>
      <w:ins w:id="108" w:author="Pieter Robberechts" w:date="2022-12-01T18:22:00Z">
        <w:r w:rsidR="00F905F0">
          <w:rPr>
            <w:lang w:val="en-US"/>
          </w:rPr>
          <w:t>enables the expert</w:t>
        </w:r>
      </w:ins>
      <w:del w:id="109" w:author="Pieter Robberechts" w:date="2022-12-01T18:22:00Z">
        <w:r w:rsidDel="00F905F0">
          <w:rPr>
            <w:lang w:val="en-US"/>
          </w:rPr>
          <w:delText>possible</w:delText>
        </w:r>
      </w:del>
      <w:r>
        <w:rPr>
          <w:lang w:val="en-US"/>
        </w:rPr>
        <w:t xml:space="preserve"> to navigate </w:t>
      </w:r>
      <w:ins w:id="110" w:author="Pieter Robberechts" w:date="2022-12-01T17:57:00Z">
        <w:r w:rsidR="00F905F0">
          <w:rPr>
            <w:lang w:val="en-US"/>
          </w:rPr>
          <w:t xml:space="preserve">to </w:t>
        </w:r>
      </w:ins>
      <w:r>
        <w:rPr>
          <w:lang w:val="en-US"/>
        </w:rPr>
        <w:t xml:space="preserve">any </w:t>
      </w:r>
      <w:ins w:id="111" w:author="Pieter Robberechts" w:date="2022-12-01T18:33:00Z">
        <w:r w:rsidR="00F905F0">
          <w:rPr>
            <w:lang w:val="en-US"/>
          </w:rPr>
          <w:t xml:space="preserve">other </w:t>
        </w:r>
      </w:ins>
      <w:r>
        <w:rPr>
          <w:lang w:val="en-US"/>
        </w:rPr>
        <w:t xml:space="preserve">question by clicking on </w:t>
      </w:r>
      <w:del w:id="112" w:author="Pieter Robberechts" w:date="2022-12-01T17:58:00Z">
        <w:r w:rsidDel="00F905F0">
          <w:rPr>
            <w:lang w:val="en-US"/>
          </w:rPr>
          <w:delText xml:space="preserve">to </w:delText>
        </w:r>
      </w:del>
      <w:ins w:id="113" w:author="Pieter Robberechts" w:date="2022-12-01T17:58:00Z">
        <w:r w:rsidR="00F905F0">
          <w:rPr>
            <w:lang w:val="en-US"/>
          </w:rPr>
          <w:t xml:space="preserve">a </w:t>
        </w:r>
      </w:ins>
      <w:r>
        <w:rPr>
          <w:lang w:val="en-US"/>
        </w:rPr>
        <w:t xml:space="preserve">number on the progress bar. </w:t>
      </w:r>
    </w:p>
    <w:p w14:paraId="266D9F89" w14:textId="77777777" w:rsidR="007D7B28" w:rsidRDefault="007D7B28">
      <w:pPr>
        <w:rPr>
          <w:lang w:val="en-US"/>
        </w:rPr>
      </w:pPr>
    </w:p>
    <w:p w14:paraId="2610E6FE" w14:textId="3BF67E0C" w:rsidR="007D7B28" w:rsidRDefault="007D7B28">
      <w:pPr>
        <w:rPr>
          <w:lang w:val="en-US"/>
        </w:rPr>
      </w:pPr>
      <w:r>
        <w:rPr>
          <w:noProof/>
          <w:lang w:val="en-US"/>
        </w:rPr>
        <w:drawing>
          <wp:inline distT="0" distB="0" distL="0" distR="0" wp14:anchorId="7A4E5BB6" wp14:editId="1A16E7F1">
            <wp:extent cx="5731510" cy="3223895"/>
            <wp:effectExtent l="0" t="0" r="0" b="1905"/>
            <wp:docPr id="12" name="Picture 12" descr="A screenshot of a football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football gam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FA441A1" w14:textId="77777777" w:rsidR="007D7B28" w:rsidRDefault="007D7B28">
      <w:pPr>
        <w:rPr>
          <w:lang w:val="en-US"/>
        </w:rPr>
      </w:pPr>
    </w:p>
    <w:p w14:paraId="0817B3BE" w14:textId="78DE32B2" w:rsidR="005D1227" w:rsidRDefault="0015591F">
      <w:pPr>
        <w:rPr>
          <w:lang w:val="en-US"/>
        </w:rPr>
      </w:pPr>
      <w:r>
        <w:rPr>
          <w:lang w:val="en-US"/>
        </w:rPr>
        <w:t>It is possible to skip questions by not answering and clicking continue, however, to end the survey one must answer all questions</w:t>
      </w:r>
      <w:ins w:id="114" w:author="Pieter Robberechts" w:date="2022-12-01T18:22:00Z">
        <w:r w:rsidR="00F905F0">
          <w:rPr>
            <w:lang w:val="en-US"/>
          </w:rPr>
          <w:t xml:space="preserve">. </w:t>
        </w:r>
      </w:ins>
      <w:r w:rsidR="007D7B28">
        <w:rPr>
          <w:lang w:val="en-US"/>
        </w:rPr>
        <w:t xml:space="preserve"> </w:t>
      </w:r>
      <w:ins w:id="115" w:author="Pieter Robberechts" w:date="2022-12-01T18:22:00Z">
        <w:del w:id="116" w:author="Deniz Can Oruç" w:date="2022-12-02T09:38:00Z">
          <w:r w:rsidR="00F905F0" w:rsidDel="00044249">
            <w:rPr>
              <w:lang w:val="en-US"/>
            </w:rPr>
            <w:delText>The</w:delText>
          </w:r>
        </w:del>
      </w:ins>
      <w:del w:id="117" w:author="Deniz Can Oruç" w:date="2022-12-02T09:38:00Z">
        <w:r w:rsidR="007D7B28" w:rsidDel="00044249">
          <w:rPr>
            <w:lang w:val="en-US"/>
          </w:rPr>
          <w:delText>since finish</w:delText>
        </w:r>
      </w:del>
      <w:ins w:id="118" w:author="Deniz Can Oruç" w:date="2022-12-02T09:38:00Z">
        <w:r w:rsidR="00044249">
          <w:rPr>
            <w:lang w:val="en-US"/>
          </w:rPr>
          <w:t>The finish</w:t>
        </w:r>
      </w:ins>
      <w:r w:rsidR="007D7B28">
        <w:rPr>
          <w:lang w:val="en-US"/>
        </w:rPr>
        <w:t xml:space="preserve"> button is disabled</w:t>
      </w:r>
      <w:ins w:id="119" w:author="Pieter Robberechts" w:date="2022-12-01T18:22:00Z">
        <w:r w:rsidR="00F905F0">
          <w:rPr>
            <w:lang w:val="en-US"/>
          </w:rPr>
          <w:t xml:space="preserve"> until all questions have been answered</w:t>
        </w:r>
      </w:ins>
      <w:r w:rsidR="007D7B28">
        <w:rPr>
          <w:lang w:val="en-US"/>
        </w:rPr>
        <w:t>.</w:t>
      </w:r>
    </w:p>
    <w:p w14:paraId="69AA5DA9" w14:textId="47D806B8" w:rsidR="00450DBB" w:rsidRDefault="00450DBB">
      <w:pPr>
        <w:rPr>
          <w:lang w:val="en-US"/>
        </w:rPr>
      </w:pPr>
    </w:p>
    <w:p w14:paraId="45869104" w14:textId="3C86A14B" w:rsidR="00450DBB" w:rsidRDefault="007D7B28">
      <w:pPr>
        <w:rPr>
          <w:lang w:val="en-US"/>
        </w:rPr>
      </w:pPr>
      <w:r>
        <w:rPr>
          <w:noProof/>
          <w:lang w:val="en-US"/>
        </w:rPr>
        <w:drawing>
          <wp:inline distT="0" distB="0" distL="0" distR="0" wp14:anchorId="13E67D76" wp14:editId="7129FD38">
            <wp:extent cx="5731510" cy="3223895"/>
            <wp:effectExtent l="0" t="0" r="0" b="190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566362C" w14:textId="0D9A88B8" w:rsidR="00790FC9" w:rsidRDefault="00790FC9">
      <w:pPr>
        <w:rPr>
          <w:lang w:val="en-US"/>
        </w:rPr>
      </w:pPr>
    </w:p>
    <w:p w14:paraId="2FA83CE5" w14:textId="77777777" w:rsidR="00413A7C" w:rsidRDefault="00413A7C">
      <w:pPr>
        <w:rPr>
          <w:ins w:id="120" w:author="Deniz Can Oruç" w:date="2022-12-02T09:48:00Z"/>
          <w:b/>
          <w:bCs/>
          <w:lang w:val="en-US"/>
        </w:rPr>
      </w:pPr>
    </w:p>
    <w:p w14:paraId="42BF9A6E" w14:textId="769E3D72" w:rsidR="0015591F" w:rsidRPr="007D7B28" w:rsidRDefault="0015591F">
      <w:pPr>
        <w:rPr>
          <w:b/>
          <w:bCs/>
          <w:lang w:val="en-US"/>
        </w:rPr>
      </w:pPr>
      <w:del w:id="121" w:author="Pieter Robberechts" w:date="2022-12-01T18:24:00Z">
        <w:r w:rsidRPr="007D7B28" w:rsidDel="00F905F0">
          <w:rPr>
            <w:b/>
            <w:bCs/>
            <w:lang w:val="en-US"/>
          </w:rPr>
          <w:delText>Submitting the answers:</w:delText>
        </w:r>
      </w:del>
      <w:ins w:id="122" w:author="Pieter Robberechts" w:date="2022-12-01T18:24:00Z">
        <w:r w:rsidR="00F905F0">
          <w:rPr>
            <w:b/>
            <w:bCs/>
            <w:lang w:val="en-US"/>
          </w:rPr>
          <w:t>Finished screen</w:t>
        </w:r>
      </w:ins>
    </w:p>
    <w:p w14:paraId="7EE29547" w14:textId="28C4800F" w:rsidR="0015591F" w:rsidRDefault="0015591F">
      <w:pPr>
        <w:rPr>
          <w:lang w:val="en-US"/>
        </w:rPr>
      </w:pPr>
    </w:p>
    <w:p w14:paraId="50876B92" w14:textId="77777777" w:rsidR="007D7B28" w:rsidRDefault="0015591F">
      <w:pPr>
        <w:rPr>
          <w:lang w:val="en-US"/>
        </w:rPr>
      </w:pPr>
      <w:r>
        <w:rPr>
          <w:lang w:val="en-US"/>
        </w:rPr>
        <w:t xml:space="preserve">After answering all questions and clicking on the Finish button on the last question, </w:t>
      </w:r>
      <w:r w:rsidR="008D582C">
        <w:rPr>
          <w:lang w:val="en-US"/>
        </w:rPr>
        <w:t xml:space="preserve">the </w:t>
      </w:r>
      <w:r>
        <w:rPr>
          <w:lang w:val="en-US"/>
        </w:rPr>
        <w:t>survey tab close</w:t>
      </w:r>
      <w:r w:rsidR="007D7B28">
        <w:rPr>
          <w:lang w:val="en-US"/>
        </w:rPr>
        <w:t>s.</w:t>
      </w:r>
    </w:p>
    <w:p w14:paraId="28CB3220" w14:textId="26A3B98E" w:rsidR="007D7B28" w:rsidRDefault="007D7B28">
      <w:pPr>
        <w:rPr>
          <w:lang w:val="en-US"/>
        </w:rPr>
      </w:pPr>
    </w:p>
    <w:p w14:paraId="72125287" w14:textId="260E5F4B" w:rsidR="007D7B28" w:rsidRDefault="007D7B28">
      <w:pPr>
        <w:rPr>
          <w:lang w:val="en-US"/>
        </w:rPr>
      </w:pPr>
      <w:r>
        <w:rPr>
          <w:noProof/>
          <w:lang w:val="en-US"/>
        </w:rPr>
        <w:drawing>
          <wp:inline distT="0" distB="0" distL="0" distR="0" wp14:anchorId="106A88EE" wp14:editId="5B3A4D28">
            <wp:extent cx="5731510" cy="3223895"/>
            <wp:effectExtent l="0" t="0" r="0" b="1905"/>
            <wp:docPr id="13" name="Picture 1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73DA820" w14:textId="77777777" w:rsidR="007D7B28" w:rsidRDefault="007D7B28">
      <w:pPr>
        <w:rPr>
          <w:lang w:val="en-US"/>
        </w:rPr>
      </w:pPr>
    </w:p>
    <w:p w14:paraId="062B7040" w14:textId="1AF8C347" w:rsidR="0015591F" w:rsidRDefault="007D7B28">
      <w:pPr>
        <w:rPr>
          <w:lang w:val="en-US"/>
        </w:rPr>
      </w:pPr>
      <w:r>
        <w:rPr>
          <w:lang w:val="en-US"/>
        </w:rPr>
        <w:t xml:space="preserve">The </w:t>
      </w:r>
      <w:r w:rsidR="0015591F">
        <w:rPr>
          <w:lang w:val="en-US"/>
        </w:rPr>
        <w:t xml:space="preserve">start button on </w:t>
      </w:r>
      <w:r w:rsidR="008D582C">
        <w:rPr>
          <w:lang w:val="en-US"/>
        </w:rPr>
        <w:t xml:space="preserve">the </w:t>
      </w:r>
      <w:r w:rsidR="0015591F">
        <w:rPr>
          <w:lang w:val="en-US"/>
        </w:rPr>
        <w:t xml:space="preserve">home page </w:t>
      </w:r>
      <w:r w:rsidR="008D582C">
        <w:rPr>
          <w:lang w:val="en-US"/>
        </w:rPr>
        <w:t>disappears</w:t>
      </w:r>
      <w:r>
        <w:rPr>
          <w:lang w:val="en-US"/>
        </w:rPr>
        <w:t xml:space="preserve"> and </w:t>
      </w:r>
      <w:del w:id="123" w:author="Pieter Robberechts" w:date="2022-12-01T18:25:00Z">
        <w:r w:rsidDel="00F905F0">
          <w:rPr>
            <w:lang w:val="en-US"/>
          </w:rPr>
          <w:delText xml:space="preserve">the token of </w:delText>
        </w:r>
      </w:del>
      <w:r>
        <w:rPr>
          <w:lang w:val="en-US"/>
        </w:rPr>
        <w:t xml:space="preserve">the user </w:t>
      </w:r>
      <w:del w:id="124" w:author="Pieter Robberechts" w:date="2022-12-01T18:25:00Z">
        <w:r w:rsidDel="00F905F0">
          <w:rPr>
            <w:lang w:val="en-US"/>
          </w:rPr>
          <w:delText>gets deleted</w:delText>
        </w:r>
      </w:del>
      <w:ins w:id="125" w:author="Pieter Robberechts" w:date="2022-12-01T18:25:00Z">
        <w:r w:rsidR="00F905F0">
          <w:rPr>
            <w:lang w:val="en-US"/>
          </w:rPr>
          <w:t>is logged</w:t>
        </w:r>
      </w:ins>
      <w:ins w:id="126" w:author="Pieter Robberechts" w:date="2022-12-01T18:33:00Z">
        <w:r w:rsidR="00F905F0">
          <w:rPr>
            <w:lang w:val="en-US"/>
          </w:rPr>
          <w:t xml:space="preserve"> </w:t>
        </w:r>
      </w:ins>
      <w:ins w:id="127" w:author="Pieter Robberechts" w:date="2022-12-01T18:25:00Z">
        <w:r w:rsidR="00F905F0">
          <w:rPr>
            <w:lang w:val="en-US"/>
          </w:rPr>
          <w:t>out</w:t>
        </w:r>
      </w:ins>
      <w:r w:rsidR="008D582C">
        <w:rPr>
          <w:lang w:val="en-US"/>
        </w:rPr>
        <w:t xml:space="preserve">. </w:t>
      </w:r>
    </w:p>
    <w:p w14:paraId="3A9CAFC0" w14:textId="420EE5BC" w:rsidR="007D7B28" w:rsidRDefault="007D7B28">
      <w:pPr>
        <w:rPr>
          <w:lang w:val="en-US"/>
        </w:rPr>
      </w:pPr>
    </w:p>
    <w:p w14:paraId="50903A35" w14:textId="5E52E349" w:rsidR="007D7B28" w:rsidRDefault="00C5799B">
      <w:pPr>
        <w:rPr>
          <w:lang w:val="en-US"/>
        </w:rPr>
      </w:pPr>
      <w:ins w:id="128" w:author="Deniz Can Oruç" w:date="2022-12-02T09:44:00Z">
        <w:r>
          <w:rPr>
            <w:noProof/>
            <w:lang w:val="en-US"/>
          </w:rPr>
          <w:drawing>
            <wp:inline distT="0" distB="0" distL="0" distR="0" wp14:anchorId="2CE6615B" wp14:editId="7462E95E">
              <wp:extent cx="5731510" cy="3223895"/>
              <wp:effectExtent l="0" t="0" r="0" b="190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ins>
      <w:del w:id="129" w:author="Deniz Can Oruç" w:date="2022-12-02T09:44:00Z">
        <w:r w:rsidR="007D7B28" w:rsidDel="00C5799B">
          <w:rPr>
            <w:noProof/>
            <w:lang w:val="en-US"/>
          </w:rPr>
          <w:drawing>
            <wp:inline distT="0" distB="0" distL="0" distR="0" wp14:anchorId="14C95F0E" wp14:editId="019C0024">
              <wp:extent cx="5731510" cy="3223895"/>
              <wp:effectExtent l="0" t="0" r="0" b="190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del>
    </w:p>
    <w:p w14:paraId="09AB4248" w14:textId="77777777" w:rsidR="00790FC9" w:rsidRDefault="00790FC9">
      <w:pPr>
        <w:rPr>
          <w:lang w:val="en-US"/>
        </w:rPr>
      </w:pPr>
    </w:p>
    <w:p w14:paraId="775095FB" w14:textId="77777777" w:rsidR="007D7B28" w:rsidRDefault="007D7B28">
      <w:pPr>
        <w:rPr>
          <w:lang w:val="en-US"/>
        </w:rPr>
      </w:pPr>
    </w:p>
    <w:p w14:paraId="55B9BD3B" w14:textId="77777777" w:rsidR="007D7B28" w:rsidRDefault="007D7B28">
      <w:pPr>
        <w:rPr>
          <w:lang w:val="en-US"/>
        </w:rPr>
      </w:pPr>
    </w:p>
    <w:p w14:paraId="1CF61D18" w14:textId="77777777" w:rsidR="007D7B28" w:rsidRDefault="007D7B28">
      <w:pPr>
        <w:rPr>
          <w:lang w:val="en-US"/>
        </w:rPr>
      </w:pPr>
    </w:p>
    <w:p w14:paraId="72B66540" w14:textId="77777777" w:rsidR="007D7B28" w:rsidRDefault="007D7B28">
      <w:pPr>
        <w:rPr>
          <w:lang w:val="en-US"/>
        </w:rPr>
      </w:pPr>
    </w:p>
    <w:p w14:paraId="604A0A0F" w14:textId="77777777" w:rsidR="007D7B28" w:rsidRDefault="007D7B28">
      <w:pPr>
        <w:rPr>
          <w:lang w:val="en-US"/>
        </w:rPr>
      </w:pPr>
    </w:p>
    <w:p w14:paraId="6726F38B" w14:textId="77777777" w:rsidR="007D7B28" w:rsidRDefault="007D7B28">
      <w:pPr>
        <w:rPr>
          <w:lang w:val="en-US"/>
        </w:rPr>
      </w:pPr>
    </w:p>
    <w:p w14:paraId="05EE6A56" w14:textId="77777777" w:rsidR="007D7B28" w:rsidRDefault="007D7B28">
      <w:pPr>
        <w:rPr>
          <w:lang w:val="en-US"/>
        </w:rPr>
      </w:pPr>
    </w:p>
    <w:p w14:paraId="00F1CA9E" w14:textId="77777777" w:rsidR="007D7B28" w:rsidRDefault="007D7B28">
      <w:pPr>
        <w:rPr>
          <w:lang w:val="en-US"/>
        </w:rPr>
      </w:pPr>
    </w:p>
    <w:p w14:paraId="51E15118" w14:textId="77777777" w:rsidR="007D7B28" w:rsidRDefault="007D7B28">
      <w:pPr>
        <w:rPr>
          <w:lang w:val="en-US"/>
        </w:rPr>
      </w:pPr>
    </w:p>
    <w:p w14:paraId="726146C2" w14:textId="77777777" w:rsidR="007D7B28" w:rsidRDefault="007D7B28">
      <w:pPr>
        <w:rPr>
          <w:lang w:val="en-US"/>
        </w:rPr>
      </w:pPr>
    </w:p>
    <w:p w14:paraId="0DDC4AFC" w14:textId="77777777" w:rsidR="007D7B28" w:rsidRDefault="007D7B28">
      <w:pPr>
        <w:rPr>
          <w:lang w:val="en-US"/>
        </w:rPr>
      </w:pPr>
    </w:p>
    <w:p w14:paraId="3337FD47" w14:textId="77777777" w:rsidR="007D7B28" w:rsidRDefault="007D7B28">
      <w:pPr>
        <w:rPr>
          <w:lang w:val="en-US"/>
        </w:rPr>
      </w:pPr>
    </w:p>
    <w:p w14:paraId="3CDADEF7" w14:textId="77777777" w:rsidR="007D7B28" w:rsidRDefault="007D7B28">
      <w:pPr>
        <w:rPr>
          <w:lang w:val="en-US"/>
        </w:rPr>
      </w:pPr>
    </w:p>
    <w:p w14:paraId="64789670" w14:textId="77777777" w:rsidR="007D7B28" w:rsidRDefault="007D7B28">
      <w:pPr>
        <w:rPr>
          <w:lang w:val="en-US"/>
        </w:rPr>
      </w:pPr>
    </w:p>
    <w:p w14:paraId="34028BAA" w14:textId="77777777" w:rsidR="007D7B28" w:rsidRDefault="007D7B28">
      <w:pPr>
        <w:rPr>
          <w:lang w:val="en-US"/>
        </w:rPr>
      </w:pPr>
    </w:p>
    <w:p w14:paraId="13BDF7BC" w14:textId="77777777" w:rsidR="007D7B28" w:rsidRDefault="007D7B28">
      <w:pPr>
        <w:rPr>
          <w:lang w:val="en-US"/>
        </w:rPr>
      </w:pPr>
    </w:p>
    <w:p w14:paraId="11B69A15" w14:textId="77777777" w:rsidR="007D7B28" w:rsidRDefault="007D7B28">
      <w:pPr>
        <w:rPr>
          <w:lang w:val="en-US"/>
        </w:rPr>
      </w:pPr>
    </w:p>
    <w:p w14:paraId="665370E9" w14:textId="77777777" w:rsidR="007D7B28" w:rsidRDefault="007D7B28">
      <w:pPr>
        <w:rPr>
          <w:lang w:val="en-US"/>
        </w:rPr>
      </w:pPr>
    </w:p>
    <w:p w14:paraId="194ACB18" w14:textId="77777777" w:rsidR="007D7B28" w:rsidRDefault="007D7B28">
      <w:pPr>
        <w:rPr>
          <w:lang w:val="en-US"/>
        </w:rPr>
      </w:pPr>
    </w:p>
    <w:p w14:paraId="64A985C8" w14:textId="77777777" w:rsidR="007D7B28" w:rsidRDefault="007D7B28">
      <w:pPr>
        <w:rPr>
          <w:lang w:val="en-US"/>
        </w:rPr>
      </w:pPr>
    </w:p>
    <w:p w14:paraId="42D671C5" w14:textId="77777777" w:rsidR="007D7B28" w:rsidRDefault="007D7B28">
      <w:pPr>
        <w:rPr>
          <w:lang w:val="en-US"/>
        </w:rPr>
      </w:pPr>
    </w:p>
    <w:p w14:paraId="5F9755BE" w14:textId="77777777" w:rsidR="007D7B28" w:rsidRDefault="007D7B28">
      <w:pPr>
        <w:rPr>
          <w:lang w:val="en-US"/>
        </w:rPr>
      </w:pPr>
    </w:p>
    <w:p w14:paraId="5164CF20" w14:textId="77777777" w:rsidR="007D7B28" w:rsidRDefault="007D7B28">
      <w:pPr>
        <w:rPr>
          <w:lang w:val="en-US"/>
        </w:rPr>
      </w:pPr>
    </w:p>
    <w:p w14:paraId="546F655E" w14:textId="77777777" w:rsidR="007D7B28" w:rsidRDefault="007D7B28">
      <w:pPr>
        <w:rPr>
          <w:lang w:val="en-US"/>
        </w:rPr>
      </w:pPr>
    </w:p>
    <w:p w14:paraId="598DC3C9" w14:textId="77777777" w:rsidR="007D7B28" w:rsidRDefault="007D7B28">
      <w:pPr>
        <w:rPr>
          <w:lang w:val="en-US"/>
        </w:rPr>
      </w:pPr>
    </w:p>
    <w:p w14:paraId="5226ADDA" w14:textId="77777777" w:rsidR="007D7B28" w:rsidRDefault="007D7B28">
      <w:pPr>
        <w:rPr>
          <w:lang w:val="en-US"/>
        </w:rPr>
      </w:pPr>
    </w:p>
    <w:p w14:paraId="5BF0E203" w14:textId="77777777" w:rsidR="007D7B28" w:rsidRDefault="007D7B28">
      <w:pPr>
        <w:rPr>
          <w:lang w:val="en-US"/>
        </w:rPr>
      </w:pPr>
    </w:p>
    <w:p w14:paraId="0E3FBF04" w14:textId="77777777" w:rsidR="007D7B28" w:rsidRDefault="007D7B28">
      <w:pPr>
        <w:rPr>
          <w:lang w:val="en-US"/>
        </w:rPr>
      </w:pPr>
    </w:p>
    <w:p w14:paraId="43441A34" w14:textId="77777777" w:rsidR="00044249" w:rsidRDefault="00044249">
      <w:pPr>
        <w:rPr>
          <w:ins w:id="130" w:author="Deniz Can Oruç" w:date="2022-12-02T09:41:00Z"/>
          <w:b/>
          <w:bCs/>
          <w:sz w:val="28"/>
          <w:szCs w:val="28"/>
          <w:lang w:val="en-US"/>
        </w:rPr>
      </w:pPr>
    </w:p>
    <w:p w14:paraId="213B18D2" w14:textId="7095F0CF" w:rsidR="00F91C4D" w:rsidRPr="007D7B28" w:rsidRDefault="001458FC">
      <w:pPr>
        <w:rPr>
          <w:b/>
          <w:bCs/>
          <w:sz w:val="28"/>
          <w:szCs w:val="28"/>
          <w:lang w:val="en-US"/>
        </w:rPr>
      </w:pPr>
      <w:r w:rsidRPr="007D7B28">
        <w:rPr>
          <w:b/>
          <w:bCs/>
          <w:sz w:val="28"/>
          <w:szCs w:val="28"/>
          <w:lang w:val="en-US"/>
        </w:rPr>
        <w:t>Design Questions:</w:t>
      </w:r>
    </w:p>
    <w:p w14:paraId="051B8D38" w14:textId="77777777" w:rsidR="001458FC" w:rsidRDefault="001458FC">
      <w:pPr>
        <w:rPr>
          <w:lang w:val="en-US"/>
        </w:rPr>
      </w:pPr>
    </w:p>
    <w:p w14:paraId="78F995E3" w14:textId="2ADAAB95" w:rsidR="001458FC" w:rsidRDefault="001458FC" w:rsidP="001458FC">
      <w:pPr>
        <w:pStyle w:val="ListParagraph"/>
        <w:numPr>
          <w:ilvl w:val="0"/>
          <w:numId w:val="1"/>
        </w:numPr>
        <w:rPr>
          <w:lang w:val="en-US"/>
        </w:rPr>
      </w:pPr>
      <w:r w:rsidRPr="00790FC9">
        <w:rPr>
          <w:b/>
          <w:bCs/>
          <w:lang w:val="en-US"/>
        </w:rPr>
        <w:t>How to select questions:</w:t>
      </w:r>
      <w:r>
        <w:rPr>
          <w:lang w:val="en-US"/>
        </w:rPr>
        <w:t xml:space="preserve"> </w:t>
      </w:r>
      <w:del w:id="131" w:author="Pieter Robberechts" w:date="2022-12-01T18:25:00Z">
        <w:r w:rsidDel="00F905F0">
          <w:rPr>
            <w:lang w:val="en-US"/>
          </w:rPr>
          <w:delText>First important question is whether questions will be static or dynamic</w:delText>
        </w:r>
      </w:del>
      <w:ins w:id="132" w:author="Pieter Robberechts" w:date="2022-12-01T18:25:00Z">
        <w:r w:rsidR="00F905F0">
          <w:rPr>
            <w:lang w:val="en-US"/>
          </w:rPr>
          <w:t>The selection of questions could be static or dynamic</w:t>
        </w:r>
      </w:ins>
      <w:r>
        <w:rPr>
          <w:lang w:val="en-US"/>
        </w:rPr>
        <w:t xml:space="preserve">. In the static option, </w:t>
      </w:r>
      <w:del w:id="133" w:author="Pieter Robberechts" w:date="2022-12-01T18:26:00Z">
        <w:r w:rsidDel="00F905F0">
          <w:rPr>
            <w:lang w:val="en-US"/>
          </w:rPr>
          <w:delText>questions will be created from two predetermined clips</w:delText>
        </w:r>
      </w:del>
      <w:ins w:id="134" w:author="Pieter Robberechts" w:date="2022-12-01T18:26:00Z">
        <w:r w:rsidR="00F905F0">
          <w:rPr>
            <w:lang w:val="en-US"/>
          </w:rPr>
          <w:t>a series of questions will be created for each expert and stored in the database</w:t>
        </w:r>
      </w:ins>
      <w:r>
        <w:rPr>
          <w:lang w:val="en-US"/>
        </w:rPr>
        <w:t xml:space="preserve">. In the dynamic option, clips will be selected at random, and questions will be created during runtime. For both options, we </w:t>
      </w:r>
      <w:del w:id="135" w:author="Pieter Robberechts" w:date="2022-12-01T18:34:00Z">
        <w:r w:rsidDel="00F905F0">
          <w:rPr>
            <w:lang w:val="en-US"/>
          </w:rPr>
          <w:delText>should sustain the constraint of showing a clip in both right and left options for different experts</w:delText>
        </w:r>
      </w:del>
      <w:ins w:id="136" w:author="Pieter Robberechts" w:date="2022-12-01T18:34:00Z">
        <w:r w:rsidR="00F905F0">
          <w:rPr>
            <w:lang w:val="en-US"/>
          </w:rPr>
          <w:t xml:space="preserve">should make sure to alternate the </w:t>
        </w:r>
        <w:del w:id="137" w:author="Deniz Can Oruç" w:date="2022-12-02T09:46:00Z">
          <w:r w:rsidR="00F905F0" w:rsidDel="00C5799B">
            <w:rPr>
              <w:lang w:val="en-US"/>
            </w:rPr>
            <w:delText>left / ri</w:delText>
          </w:r>
        </w:del>
      </w:ins>
      <w:ins w:id="138" w:author="Pieter Robberechts" w:date="2022-12-01T18:35:00Z">
        <w:del w:id="139" w:author="Deniz Can Oruç" w:date="2022-12-02T09:46:00Z">
          <w:r w:rsidR="00F905F0" w:rsidDel="00C5799B">
            <w:rPr>
              <w:lang w:val="en-US"/>
            </w:rPr>
            <w:delText>ght</w:delText>
          </w:r>
        </w:del>
      </w:ins>
      <w:ins w:id="140" w:author="Deniz Can Oruç" w:date="2022-12-02T09:46:00Z">
        <w:r w:rsidR="00C5799B">
          <w:rPr>
            <w:lang w:val="en-US"/>
          </w:rPr>
          <w:t>left/right</w:t>
        </w:r>
      </w:ins>
      <w:ins w:id="141" w:author="Pieter Robberechts" w:date="2022-12-01T18:35:00Z">
        <w:r w:rsidR="00F905F0">
          <w:rPr>
            <w:lang w:val="en-US"/>
          </w:rPr>
          <w:t xml:space="preserve"> position of shots when we show them to multiple experts</w:t>
        </w:r>
      </w:ins>
      <w:r>
        <w:rPr>
          <w:lang w:val="en-US"/>
        </w:rPr>
        <w:t xml:space="preserve">. </w:t>
      </w:r>
    </w:p>
    <w:p w14:paraId="55183A72" w14:textId="77777777" w:rsidR="001458FC" w:rsidRPr="001458FC" w:rsidRDefault="001458FC" w:rsidP="001458FC">
      <w:pPr>
        <w:rPr>
          <w:lang w:val="en-US"/>
        </w:rPr>
      </w:pPr>
    </w:p>
    <w:p w14:paraId="2AD34234" w14:textId="10AECDB5" w:rsidR="001458FC" w:rsidRDefault="001458FC" w:rsidP="001458FC">
      <w:pPr>
        <w:pStyle w:val="ListParagraph"/>
        <w:numPr>
          <w:ilvl w:val="0"/>
          <w:numId w:val="1"/>
        </w:numPr>
        <w:rPr>
          <w:ins w:id="142" w:author="Pieter Robberechts" w:date="2022-12-01T18:35:00Z"/>
          <w:lang w:val="en-US"/>
        </w:rPr>
      </w:pPr>
      <w:r w:rsidRPr="00790FC9">
        <w:rPr>
          <w:b/>
          <w:bCs/>
          <w:lang w:val="en-US"/>
        </w:rPr>
        <w:t>Duplicate Resolution:</w:t>
      </w:r>
      <w:r>
        <w:rPr>
          <w:lang w:val="en-US"/>
        </w:rPr>
        <w:t xml:space="preserve"> We should decide</w:t>
      </w:r>
      <w:del w:id="143" w:author="Deniz Can Oruç" w:date="2022-12-02T09:39:00Z">
        <w:r w:rsidDel="00044249">
          <w:rPr>
            <w:lang w:val="en-US"/>
          </w:rPr>
          <w:delText xml:space="preserve"> if we will have multiple instances of answers to the same question by different experts.</w:delText>
        </w:r>
      </w:del>
      <w:ins w:id="144" w:author="Pieter Robberechts" w:date="2022-12-01T18:28:00Z">
        <w:del w:id="145" w:author="Deniz Can Oruç" w:date="2022-12-02T09:39:00Z">
          <w:r w:rsidR="00F905F0" w:rsidDel="00044249">
            <w:rPr>
              <w:lang w:val="en-US"/>
            </w:rPr>
            <w:delText xml:space="preserve"> </w:delText>
          </w:r>
        </w:del>
      </w:ins>
      <w:ins w:id="146" w:author="Deniz Can Oruç" w:date="2022-12-02T09:39:00Z">
        <w:r w:rsidR="00044249">
          <w:rPr>
            <w:lang w:val="en-US"/>
          </w:rPr>
          <w:t xml:space="preserve"> </w:t>
        </w:r>
      </w:ins>
      <w:ins w:id="147" w:author="Pieter Robberechts" w:date="2022-12-01T18:35:00Z">
        <w:del w:id="148" w:author="Deniz Can Oruç" w:date="2022-12-02T09:46:00Z">
          <w:r w:rsidR="00F905F0" w:rsidDel="00C5799B">
            <w:rPr>
              <w:lang w:val="en-US"/>
            </w:rPr>
            <w:delText>t</w:delText>
          </w:r>
        </w:del>
      </w:ins>
      <w:ins w:id="149" w:author="Pieter Robberechts" w:date="2022-12-01T18:28:00Z">
        <w:del w:id="150" w:author="Deniz Can Oruç" w:date="2022-12-02T09:46:00Z">
          <w:r w:rsidR="00F905F0" w:rsidDel="00C5799B">
            <w:rPr>
              <w:lang w:val="en-US"/>
            </w:rPr>
            <w:delText xml:space="preserve">o </w:delText>
          </w:r>
        </w:del>
        <w:r w:rsidR="00F905F0">
          <w:rPr>
            <w:lang w:val="en-US"/>
          </w:rPr>
          <w:t>how many different experts we will show each pair of questions.</w:t>
        </w:r>
      </w:ins>
      <w:del w:id="151" w:author="Pieter Robberechts" w:date="2022-12-01T18:27:00Z">
        <w:r w:rsidDel="00F905F0">
          <w:rPr>
            <w:lang w:val="en-US"/>
          </w:rPr>
          <w:delText xml:space="preserve"> </w:delText>
        </w:r>
      </w:del>
    </w:p>
    <w:p w14:paraId="1B709719" w14:textId="77777777" w:rsidR="00F905F0" w:rsidRPr="00F905F0" w:rsidRDefault="00F905F0">
      <w:pPr>
        <w:pStyle w:val="ListParagraph"/>
        <w:rPr>
          <w:ins w:id="152" w:author="Pieter Robberechts" w:date="2022-12-01T18:35:00Z"/>
          <w:lang w:val="en-US"/>
        </w:rPr>
        <w:pPrChange w:id="153" w:author="Pieter Robberechts" w:date="2022-12-01T18:35:00Z">
          <w:pPr>
            <w:pStyle w:val="ListParagraph"/>
            <w:numPr>
              <w:numId w:val="1"/>
            </w:numPr>
            <w:ind w:hanging="360"/>
          </w:pPr>
        </w:pPrChange>
      </w:pPr>
    </w:p>
    <w:p w14:paraId="1537DEF2" w14:textId="5FDC6998" w:rsidR="00F905F0" w:rsidRDefault="00F905F0" w:rsidP="001458FC">
      <w:pPr>
        <w:pStyle w:val="ListParagraph"/>
        <w:numPr>
          <w:ilvl w:val="0"/>
          <w:numId w:val="1"/>
        </w:numPr>
        <w:rPr>
          <w:ins w:id="154" w:author="Deniz Can Oruç" w:date="2022-12-02T09:45:00Z"/>
          <w:lang w:val="en-US"/>
        </w:rPr>
      </w:pPr>
      <w:ins w:id="155" w:author="Pieter Robberechts" w:date="2022-12-01T18:35:00Z">
        <w:r>
          <w:rPr>
            <w:lang w:val="en-US"/>
          </w:rPr>
          <w:t>S</w:t>
        </w:r>
        <w:r w:rsidRPr="00044249">
          <w:rPr>
            <w:b/>
            <w:bCs/>
            <w:lang w:val="en-US"/>
            <w:rPrChange w:id="156" w:author="Deniz Can Oruç" w:date="2022-12-02T09:39:00Z">
              <w:rPr>
                <w:lang w:val="en-US"/>
              </w:rPr>
            </w:rPrChange>
          </w:rPr>
          <w:t xml:space="preserve">election of shot pairs: </w:t>
        </w:r>
        <w:r>
          <w:rPr>
            <w:lang w:val="en-US"/>
          </w:rPr>
          <w:t>How will we</w:t>
        </w:r>
      </w:ins>
      <w:ins w:id="157" w:author="Pieter Robberechts" w:date="2022-12-01T18:36:00Z">
        <w:r>
          <w:rPr>
            <w:lang w:val="en-US"/>
          </w:rPr>
          <w:t xml:space="preserve"> sample pairs of shots? </w:t>
        </w:r>
      </w:ins>
      <w:ins w:id="158" w:author="Pieter Robberechts" w:date="2022-12-01T18:37:00Z">
        <w:r>
          <w:rPr>
            <w:lang w:val="en-US"/>
          </w:rPr>
          <w:t xml:space="preserve">We could select pairs with a similar position and the same body part, and then use the </w:t>
        </w:r>
        <w:del w:id="159" w:author="Deniz Can Oruç" w:date="2022-12-02T09:39:00Z">
          <w:r w:rsidDel="00044249">
            <w:rPr>
              <w:lang w:val="en-US"/>
            </w:rPr>
            <w:delText>judgement</w:delText>
          </w:r>
        </w:del>
      </w:ins>
      <w:ins w:id="160" w:author="Deniz Can Oruç" w:date="2022-12-02T09:39:00Z">
        <w:r w:rsidR="00044249">
          <w:rPr>
            <w:lang w:val="en-US"/>
          </w:rPr>
          <w:t>judgment</w:t>
        </w:r>
      </w:ins>
      <w:ins w:id="161" w:author="Pieter Robberechts" w:date="2022-12-01T18:37:00Z">
        <w:r>
          <w:rPr>
            <w:lang w:val="en-US"/>
          </w:rPr>
          <w:t xml:space="preserve"> of the experts to determine the importance </w:t>
        </w:r>
      </w:ins>
      <w:ins w:id="162" w:author="Pieter Robberechts" w:date="2022-12-01T18:38:00Z">
        <w:r>
          <w:rPr>
            <w:lang w:val="en-US"/>
          </w:rPr>
          <w:t>of less obvious contextual factors.</w:t>
        </w:r>
      </w:ins>
      <w:ins w:id="163" w:author="Pieter Robberechts" w:date="2022-12-01T18:36:00Z">
        <w:r>
          <w:rPr>
            <w:lang w:val="en-US"/>
          </w:rPr>
          <w:t xml:space="preserve"> </w:t>
        </w:r>
      </w:ins>
    </w:p>
    <w:p w14:paraId="1887DBF2" w14:textId="77777777" w:rsidR="00C5799B" w:rsidRPr="00C5799B" w:rsidRDefault="00C5799B" w:rsidP="00C5799B">
      <w:pPr>
        <w:pStyle w:val="ListParagraph"/>
        <w:rPr>
          <w:ins w:id="164" w:author="Deniz Can Oruç" w:date="2022-12-02T09:45:00Z"/>
          <w:lang w:val="en-US"/>
        </w:rPr>
        <w:pPrChange w:id="165" w:author="Deniz Can Oruç" w:date="2022-12-02T09:45:00Z">
          <w:pPr>
            <w:pStyle w:val="ListParagraph"/>
            <w:numPr>
              <w:numId w:val="1"/>
            </w:numPr>
            <w:ind w:hanging="360"/>
          </w:pPr>
        </w:pPrChange>
      </w:pPr>
    </w:p>
    <w:p w14:paraId="291D5696" w14:textId="77777777" w:rsidR="00C5799B" w:rsidRPr="00044249" w:rsidDel="00413A7C" w:rsidRDefault="00C5799B" w:rsidP="00C5799B">
      <w:pPr>
        <w:pStyle w:val="ListParagraph"/>
        <w:numPr>
          <w:ilvl w:val="0"/>
          <w:numId w:val="1"/>
        </w:numPr>
        <w:rPr>
          <w:del w:id="166" w:author="Deniz Can Oruç" w:date="2022-12-02T09:48:00Z"/>
          <w:moveTo w:id="167" w:author="Deniz Can Oruç" w:date="2022-12-02T09:45:00Z"/>
          <w:lang w:val="en-US"/>
        </w:rPr>
      </w:pPr>
      <w:moveToRangeStart w:id="168" w:author="Deniz Can Oruç" w:date="2022-12-02T09:45:00Z" w:name="move120866743"/>
      <w:moveTo w:id="169" w:author="Deniz Can Oruç" w:date="2022-12-02T09:45:00Z">
        <w:r w:rsidRPr="00044249">
          <w:rPr>
            <w:b/>
            <w:bCs/>
            <w:lang w:val="en-US"/>
          </w:rPr>
          <w:t xml:space="preserve">Update answers: </w:t>
        </w:r>
        <w:r w:rsidRPr="003E01F5">
          <w:rPr>
            <w:lang w:val="en-US"/>
          </w:rPr>
          <w:t>Do we allow the experts to update their answers?</w:t>
        </w:r>
      </w:moveTo>
    </w:p>
    <w:moveToRangeEnd w:id="168"/>
    <w:p w14:paraId="25CBDA71" w14:textId="77777777" w:rsidR="00C5799B" w:rsidRPr="00413A7C" w:rsidRDefault="00C5799B" w:rsidP="00413A7C">
      <w:pPr>
        <w:pStyle w:val="ListParagraph"/>
        <w:numPr>
          <w:ilvl w:val="0"/>
          <w:numId w:val="1"/>
        </w:numPr>
        <w:rPr>
          <w:lang w:val="en-US"/>
        </w:rPr>
      </w:pPr>
    </w:p>
    <w:p w14:paraId="1BE191AB" w14:textId="77777777" w:rsidR="001458FC" w:rsidRPr="001458FC" w:rsidRDefault="001458FC" w:rsidP="001458FC">
      <w:pPr>
        <w:rPr>
          <w:lang w:val="en-US"/>
        </w:rPr>
      </w:pPr>
    </w:p>
    <w:p w14:paraId="30933EEB" w14:textId="189A42EE" w:rsidR="001458FC" w:rsidRDefault="001458FC" w:rsidP="001458FC">
      <w:pPr>
        <w:pStyle w:val="ListParagraph"/>
        <w:numPr>
          <w:ilvl w:val="0"/>
          <w:numId w:val="1"/>
        </w:numPr>
        <w:rPr>
          <w:ins w:id="170" w:author="Pieter Robberechts" w:date="2022-12-01T18:41:00Z"/>
          <w:lang w:val="en-US"/>
        </w:rPr>
      </w:pPr>
      <w:r w:rsidRPr="00790FC9">
        <w:rPr>
          <w:b/>
          <w:bCs/>
          <w:lang w:val="en-US"/>
        </w:rPr>
        <w:t xml:space="preserve">When to </w:t>
      </w:r>
      <w:del w:id="171" w:author="Pieter Robberechts" w:date="2022-12-01T18:38:00Z">
        <w:r w:rsidRPr="00790FC9" w:rsidDel="00F905F0">
          <w:rPr>
            <w:b/>
            <w:bCs/>
            <w:lang w:val="en-US"/>
          </w:rPr>
          <w:delText xml:space="preserve">send </w:delText>
        </w:r>
      </w:del>
      <w:ins w:id="172" w:author="Pieter Robberechts" w:date="2022-12-01T18:38:00Z">
        <w:r w:rsidR="00F905F0">
          <w:rPr>
            <w:b/>
            <w:bCs/>
            <w:lang w:val="en-US"/>
          </w:rPr>
          <w:t>save</w:t>
        </w:r>
        <w:r w:rsidR="00F905F0" w:rsidRPr="00790FC9">
          <w:rPr>
            <w:b/>
            <w:bCs/>
            <w:lang w:val="en-US"/>
          </w:rPr>
          <w:t xml:space="preserve"> </w:t>
        </w:r>
      </w:ins>
      <w:r w:rsidRPr="00790FC9">
        <w:rPr>
          <w:b/>
          <w:bCs/>
          <w:lang w:val="en-US"/>
        </w:rPr>
        <w:t>answers:</w:t>
      </w:r>
      <w:r>
        <w:rPr>
          <w:lang w:val="en-US"/>
        </w:rPr>
        <w:t xml:space="preserve">  </w:t>
      </w:r>
      <w:del w:id="173" w:author="Pieter Robberechts" w:date="2022-12-01T18:28:00Z">
        <w:r w:rsidDel="00F905F0">
          <w:rPr>
            <w:lang w:val="en-US"/>
          </w:rPr>
          <w:delText xml:space="preserve">Questions </w:delText>
        </w:r>
      </w:del>
      <w:ins w:id="174" w:author="Pieter Robberechts" w:date="2022-12-01T18:28:00Z">
        <w:r w:rsidR="00F905F0">
          <w:rPr>
            <w:lang w:val="en-US"/>
          </w:rPr>
          <w:t xml:space="preserve">Answers </w:t>
        </w:r>
      </w:ins>
      <w:r>
        <w:rPr>
          <w:lang w:val="en-US"/>
        </w:rPr>
        <w:t xml:space="preserve">can be </w:t>
      </w:r>
      <w:del w:id="175" w:author="Pieter Robberechts" w:date="2022-12-01T18:28:00Z">
        <w:r w:rsidDel="00F905F0">
          <w:rPr>
            <w:lang w:val="en-US"/>
          </w:rPr>
          <w:delText xml:space="preserve">sent </w:delText>
        </w:r>
      </w:del>
      <w:ins w:id="176" w:author="Pieter Robberechts" w:date="2022-12-01T18:28:00Z">
        <w:r w:rsidR="00F905F0">
          <w:rPr>
            <w:lang w:val="en-US"/>
          </w:rPr>
          <w:t xml:space="preserve">saved </w:t>
        </w:r>
      </w:ins>
      <w:del w:id="177" w:author="Pieter Robberechts" w:date="2022-12-01T18:28:00Z">
        <w:r w:rsidDel="00F905F0">
          <w:rPr>
            <w:lang w:val="en-US"/>
          </w:rPr>
          <w:delText xml:space="preserve">for </w:delText>
        </w:r>
      </w:del>
      <w:ins w:id="178" w:author="Pieter Robberechts" w:date="2022-12-01T18:28:00Z">
        <w:r w:rsidR="00F905F0">
          <w:rPr>
            <w:lang w:val="en-US"/>
          </w:rPr>
          <w:t xml:space="preserve">after </w:t>
        </w:r>
      </w:ins>
      <w:r>
        <w:rPr>
          <w:lang w:val="en-US"/>
        </w:rPr>
        <w:t xml:space="preserve">each </w:t>
      </w:r>
      <w:del w:id="179" w:author="Pieter Robberechts" w:date="2022-12-01T18:28:00Z">
        <w:r w:rsidDel="00F905F0">
          <w:rPr>
            <w:lang w:val="en-US"/>
          </w:rPr>
          <w:delText>answer</w:delText>
        </w:r>
      </w:del>
      <w:ins w:id="180" w:author="Pieter Robberechts" w:date="2022-12-01T18:28:00Z">
        <w:r w:rsidR="00F905F0">
          <w:rPr>
            <w:lang w:val="en-US"/>
          </w:rPr>
          <w:t>question</w:t>
        </w:r>
      </w:ins>
      <w:ins w:id="181" w:author="Pieter Robberechts" w:date="2022-12-01T18:38:00Z">
        <w:r w:rsidR="00F905F0">
          <w:rPr>
            <w:lang w:val="en-US"/>
          </w:rPr>
          <w:t xml:space="preserve"> or when finishing the entire series. </w:t>
        </w:r>
      </w:ins>
      <w:del w:id="182" w:author="Pieter Robberechts" w:date="2022-12-01T18:39:00Z">
        <w:r w:rsidDel="00F905F0">
          <w:rPr>
            <w:lang w:val="en-US"/>
          </w:rPr>
          <w:delText xml:space="preserve">, which makes the app more resistant to failures since </w:delText>
        </w:r>
      </w:del>
      <w:ins w:id="183" w:author="Pieter Robberechts" w:date="2022-12-01T18:39:00Z">
        <w:r w:rsidR="00F905F0">
          <w:rPr>
            <w:lang w:val="en-US"/>
          </w:rPr>
          <w:t xml:space="preserve">Saving </w:t>
        </w:r>
      </w:ins>
      <w:r>
        <w:rPr>
          <w:lang w:val="en-US"/>
        </w:rPr>
        <w:t xml:space="preserve">every answer </w:t>
      </w:r>
      <w:del w:id="184" w:author="Pieter Robberechts" w:date="2022-12-01T18:39:00Z">
        <w:r w:rsidDel="00F905F0">
          <w:rPr>
            <w:lang w:val="en-US"/>
          </w:rPr>
          <w:delText xml:space="preserve">will be saved </w:delText>
        </w:r>
      </w:del>
      <w:r>
        <w:rPr>
          <w:lang w:val="en-US"/>
        </w:rPr>
        <w:t>at the time of answer</w:t>
      </w:r>
      <w:ins w:id="185" w:author="Pieter Robberechts" w:date="2022-12-01T18:39:00Z">
        <w:r w:rsidR="00F905F0">
          <w:rPr>
            <w:lang w:val="en-US"/>
          </w:rPr>
          <w:t xml:space="preserve"> makes the app more resilient to failures</w:t>
        </w:r>
      </w:ins>
      <w:r>
        <w:rPr>
          <w:lang w:val="en-US"/>
        </w:rPr>
        <w:t xml:space="preserve">. However, this design needs to resolve </w:t>
      </w:r>
      <w:r w:rsidR="00790FC9">
        <w:rPr>
          <w:lang w:val="en-US"/>
        </w:rPr>
        <w:t xml:space="preserve">the problem of changing records when experts change his/her answer during a session. </w:t>
      </w:r>
    </w:p>
    <w:p w14:paraId="1CB8B4BB" w14:textId="77777777" w:rsidR="00F905F0" w:rsidRPr="00F905F0" w:rsidRDefault="00F905F0">
      <w:pPr>
        <w:pStyle w:val="ListParagraph"/>
        <w:rPr>
          <w:ins w:id="186" w:author="Pieter Robberechts" w:date="2022-12-01T18:41:00Z"/>
          <w:lang w:val="en-US"/>
        </w:rPr>
        <w:pPrChange w:id="187" w:author="Pieter Robberechts" w:date="2022-12-01T18:41:00Z">
          <w:pPr>
            <w:pStyle w:val="ListParagraph"/>
            <w:numPr>
              <w:numId w:val="1"/>
            </w:numPr>
            <w:ind w:hanging="360"/>
          </w:pPr>
        </w:pPrChange>
      </w:pPr>
    </w:p>
    <w:p w14:paraId="710660B3" w14:textId="62D942FC" w:rsidR="00F905F0" w:rsidDel="00413A7C" w:rsidRDefault="00F905F0" w:rsidP="001458FC">
      <w:pPr>
        <w:pStyle w:val="ListParagraph"/>
        <w:numPr>
          <w:ilvl w:val="0"/>
          <w:numId w:val="1"/>
        </w:numPr>
        <w:rPr>
          <w:del w:id="188" w:author="Deniz Can Oruç" w:date="2022-12-02T09:48:00Z"/>
          <w:lang w:val="en-US"/>
        </w:rPr>
      </w:pPr>
      <w:ins w:id="189" w:author="Pieter Robberechts" w:date="2022-12-01T18:41:00Z">
        <w:r w:rsidRPr="00044249">
          <w:rPr>
            <w:b/>
            <w:bCs/>
            <w:lang w:val="en-US"/>
            <w:rPrChange w:id="190" w:author="Deniz Can Oruç" w:date="2022-12-02T09:39:00Z">
              <w:rPr>
                <w:lang w:val="en-US"/>
              </w:rPr>
            </w:rPrChange>
          </w:rPr>
          <w:t>Number of questions:</w:t>
        </w:r>
        <w:r>
          <w:rPr>
            <w:lang w:val="en-US"/>
          </w:rPr>
          <w:t xml:space="preserve"> Do we require each expert to answer a pre-determined number of </w:t>
        </w:r>
        <w:del w:id="191" w:author="Deniz Can Oruç" w:date="2022-12-02T09:40:00Z">
          <w:r w:rsidDel="00044249">
            <w:rPr>
              <w:lang w:val="en-US"/>
            </w:rPr>
            <w:delText>questions</w:delText>
          </w:r>
        </w:del>
      </w:ins>
      <w:ins w:id="192" w:author="Deniz Can Oruç" w:date="2022-12-02T09:40:00Z">
        <w:r w:rsidR="00044249">
          <w:rPr>
            <w:lang w:val="en-US"/>
          </w:rPr>
          <w:t>questions,</w:t>
        </w:r>
      </w:ins>
      <w:ins w:id="193" w:author="Pieter Robberechts" w:date="2022-12-01T18:41:00Z">
        <w:r>
          <w:rPr>
            <w:lang w:val="en-US"/>
          </w:rPr>
          <w:t xml:space="preserve"> or do </w:t>
        </w:r>
      </w:ins>
      <w:ins w:id="194" w:author="Pieter Robberechts" w:date="2022-12-01T18:42:00Z">
        <w:r>
          <w:rPr>
            <w:lang w:val="en-US"/>
          </w:rPr>
          <w:t>we let experts rate as many questions as they wish</w:t>
        </w:r>
        <w:del w:id="195" w:author="Deniz Can Oruç" w:date="2022-12-02T09:40:00Z">
          <w:r w:rsidDel="00044249">
            <w:rPr>
              <w:lang w:val="en-US"/>
            </w:rPr>
            <w:delText>.</w:delText>
          </w:r>
        </w:del>
      </w:ins>
      <w:ins w:id="196" w:author="Deniz Can Oruç" w:date="2022-12-02T09:40:00Z">
        <w:r w:rsidR="00044249">
          <w:rPr>
            <w:lang w:val="en-US"/>
          </w:rPr>
          <w:t>?</w:t>
        </w:r>
      </w:ins>
    </w:p>
    <w:p w14:paraId="7BB5C63B" w14:textId="77777777" w:rsidR="00F905F0" w:rsidRPr="00413A7C" w:rsidRDefault="00F905F0" w:rsidP="00413A7C">
      <w:pPr>
        <w:pStyle w:val="ListParagraph"/>
        <w:numPr>
          <w:ilvl w:val="0"/>
          <w:numId w:val="1"/>
        </w:numPr>
        <w:rPr>
          <w:ins w:id="197" w:author="Pieter Robberechts" w:date="2022-12-01T18:40:00Z"/>
          <w:lang w:val="en-US"/>
        </w:rPr>
        <w:pPrChange w:id="198" w:author="Deniz Can Oruç" w:date="2022-12-02T09:48:00Z">
          <w:pPr>
            <w:pStyle w:val="ListParagraph"/>
          </w:pPr>
        </w:pPrChange>
      </w:pPr>
    </w:p>
    <w:p w14:paraId="741D0736" w14:textId="77777777" w:rsidR="00790FC9" w:rsidRDefault="00790FC9" w:rsidP="00790FC9">
      <w:pPr>
        <w:pStyle w:val="ListParagraph"/>
        <w:rPr>
          <w:lang w:val="en-US"/>
        </w:rPr>
      </w:pPr>
    </w:p>
    <w:p w14:paraId="2A3868AD" w14:textId="18347CCF" w:rsidR="00790FC9" w:rsidRPr="0085375A" w:rsidDel="00413A7C" w:rsidRDefault="00790FC9" w:rsidP="001458FC">
      <w:pPr>
        <w:pStyle w:val="ListParagraph"/>
        <w:numPr>
          <w:ilvl w:val="0"/>
          <w:numId w:val="1"/>
        </w:numPr>
        <w:rPr>
          <w:ins w:id="199" w:author="Pieter Robberechts" w:date="2022-12-01T18:44:00Z"/>
          <w:del w:id="200" w:author="Deniz Can Oruç" w:date="2022-12-02T09:48:00Z"/>
          <w:b/>
          <w:bCs/>
          <w:lang w:val="en-US"/>
          <w:rPrChange w:id="201" w:author="Pieter Robberechts" w:date="2022-12-01T18:44:00Z">
            <w:rPr>
              <w:ins w:id="202" w:author="Pieter Robberechts" w:date="2022-12-01T18:44:00Z"/>
              <w:del w:id="203" w:author="Deniz Can Oruç" w:date="2022-12-02T09:48:00Z"/>
              <w:lang w:val="en-US"/>
            </w:rPr>
          </w:rPrChange>
        </w:rPr>
      </w:pPr>
      <w:r w:rsidRPr="00790FC9">
        <w:rPr>
          <w:b/>
          <w:bCs/>
          <w:lang w:val="en-US"/>
        </w:rPr>
        <w:t xml:space="preserve">Source of questions: </w:t>
      </w:r>
      <w:r>
        <w:rPr>
          <w:lang w:val="en-US"/>
        </w:rPr>
        <w:t xml:space="preserve">Are we going to fetch questions from a known API like Wyscout during runtime or create a database with questions? Another concern connected with this is, where and how are we going to store the videos. This concern is also connected with </w:t>
      </w:r>
      <w:r w:rsidR="0019054B">
        <w:rPr>
          <w:lang w:val="en-US"/>
        </w:rPr>
        <w:t>front-end</w:t>
      </w:r>
      <w:r>
        <w:rPr>
          <w:lang w:val="en-US"/>
        </w:rPr>
        <w:t xml:space="preserve"> implementation, which will be resolved after the decision.</w:t>
      </w:r>
    </w:p>
    <w:p w14:paraId="30A4DD67" w14:textId="2BB39D7A" w:rsidR="0085375A" w:rsidRPr="00413A7C" w:rsidDel="00413A7C" w:rsidRDefault="0085375A" w:rsidP="0085375A">
      <w:pPr>
        <w:pStyle w:val="ListParagraph"/>
        <w:numPr>
          <w:ilvl w:val="0"/>
          <w:numId w:val="1"/>
        </w:numPr>
        <w:rPr>
          <w:ins w:id="204" w:author="Pieter Robberechts" w:date="2022-12-01T18:44:00Z"/>
          <w:del w:id="205" w:author="Deniz Can Oruç" w:date="2022-12-02T09:48:00Z"/>
          <w:b/>
          <w:bCs/>
          <w:lang w:val="en-US"/>
          <w:rPrChange w:id="206" w:author="Deniz Can Oruç" w:date="2022-12-02T09:48:00Z">
            <w:rPr>
              <w:ins w:id="207" w:author="Pieter Robberechts" w:date="2022-12-01T18:44:00Z"/>
              <w:del w:id="208" w:author="Deniz Can Oruç" w:date="2022-12-02T09:48:00Z"/>
              <w:lang w:val="en-US"/>
            </w:rPr>
          </w:rPrChange>
        </w:rPr>
        <w:pPrChange w:id="209" w:author="Deniz Can Oruç" w:date="2022-12-02T09:48:00Z">
          <w:pPr/>
        </w:pPrChange>
      </w:pPr>
    </w:p>
    <w:p w14:paraId="24AD1B34" w14:textId="19D1DC19" w:rsidR="0085375A" w:rsidRPr="00413A7C" w:rsidDel="00C5799B" w:rsidRDefault="0085375A" w:rsidP="00044249">
      <w:pPr>
        <w:pStyle w:val="ListParagraph"/>
        <w:numPr>
          <w:ilvl w:val="0"/>
          <w:numId w:val="1"/>
        </w:numPr>
        <w:rPr>
          <w:moveFrom w:id="210" w:author="Deniz Can Oruç" w:date="2022-12-02T09:45:00Z"/>
          <w:lang w:val="en-US"/>
        </w:rPr>
        <w:pPrChange w:id="211" w:author="Deniz Can Oruç" w:date="2022-12-02T09:48:00Z">
          <w:pPr>
            <w:pStyle w:val="ListParagraph"/>
            <w:numPr>
              <w:numId w:val="1"/>
            </w:numPr>
            <w:ind w:hanging="360"/>
          </w:pPr>
        </w:pPrChange>
      </w:pPr>
      <w:moveFromRangeStart w:id="212" w:author="Deniz Can Oruç" w:date="2022-12-02T09:45:00Z" w:name="move120866743"/>
      <w:moveFrom w:id="213" w:author="Deniz Can Oruç" w:date="2022-12-02T09:45:00Z">
        <w:ins w:id="214" w:author="Pieter Robberechts" w:date="2022-12-01T18:44:00Z">
          <w:r w:rsidRPr="00413A7C" w:rsidDel="00C5799B">
            <w:rPr>
              <w:b/>
              <w:bCs/>
              <w:lang w:val="en-US"/>
            </w:rPr>
            <w:t xml:space="preserve">Update answers: </w:t>
          </w:r>
          <w:r w:rsidRPr="00413A7C" w:rsidDel="00C5799B">
            <w:rPr>
              <w:lang w:val="en-US"/>
              <w:rPrChange w:id="215" w:author="Deniz Can Oruç" w:date="2022-12-02T09:48:00Z">
                <w:rPr>
                  <w:b/>
                  <w:bCs/>
                  <w:lang w:val="en-US"/>
                </w:rPr>
              </w:rPrChange>
            </w:rPr>
            <w:t>Do we allow the experts to update their answers</w:t>
          </w:r>
        </w:ins>
        <w:ins w:id="216" w:author="Pieter Robberechts" w:date="2022-12-01T18:45:00Z">
          <w:r w:rsidRPr="00413A7C" w:rsidDel="00C5799B">
            <w:rPr>
              <w:lang w:val="en-US"/>
              <w:rPrChange w:id="217" w:author="Deniz Can Oruç" w:date="2022-12-02T09:48:00Z">
                <w:rPr>
                  <w:b/>
                  <w:bCs/>
                  <w:lang w:val="en-US"/>
                </w:rPr>
              </w:rPrChange>
            </w:rPr>
            <w:t>?</w:t>
          </w:r>
        </w:ins>
      </w:moveFrom>
    </w:p>
    <w:moveFromRangeEnd w:id="212"/>
    <w:p w14:paraId="0782BAA0" w14:textId="77777777" w:rsidR="00F905F0" w:rsidRPr="00C5799B" w:rsidRDefault="00F905F0" w:rsidP="00413A7C">
      <w:pPr>
        <w:pStyle w:val="ListParagraph"/>
        <w:numPr>
          <w:ilvl w:val="0"/>
          <w:numId w:val="1"/>
        </w:numPr>
        <w:rPr>
          <w:ins w:id="218" w:author="Pieter Robberechts" w:date="2022-12-01T18:40:00Z"/>
          <w:b/>
          <w:bCs/>
          <w:lang w:val="en-US"/>
          <w:rPrChange w:id="219" w:author="Deniz Can Oruç" w:date="2022-12-02T09:45:00Z">
            <w:rPr>
              <w:ins w:id="220" w:author="Pieter Robberechts" w:date="2022-12-01T18:40:00Z"/>
              <w:lang w:val="en-US"/>
            </w:rPr>
          </w:rPrChange>
        </w:rPr>
        <w:pPrChange w:id="221" w:author="Deniz Can Oruç" w:date="2022-12-02T09:48:00Z">
          <w:pPr>
            <w:pStyle w:val="ListParagraph"/>
          </w:pPr>
        </w:pPrChange>
      </w:pPr>
    </w:p>
    <w:p w14:paraId="3FC94EAC" w14:textId="77777777" w:rsidR="0019054B" w:rsidRPr="0019054B" w:rsidRDefault="0019054B" w:rsidP="0019054B">
      <w:pPr>
        <w:pStyle w:val="ListParagraph"/>
        <w:rPr>
          <w:b/>
          <w:bCs/>
          <w:lang w:val="en-US"/>
        </w:rPr>
      </w:pPr>
    </w:p>
    <w:p w14:paraId="717565A5" w14:textId="6F453F3A" w:rsidR="0019054B" w:rsidRPr="0019054B" w:rsidRDefault="0019054B" w:rsidP="001458FC">
      <w:pPr>
        <w:pStyle w:val="ListParagraph"/>
        <w:numPr>
          <w:ilvl w:val="0"/>
          <w:numId w:val="1"/>
        </w:numPr>
        <w:rPr>
          <w:b/>
          <w:bCs/>
          <w:lang w:val="en-US"/>
        </w:rPr>
      </w:pPr>
      <w:commentRangeStart w:id="222"/>
      <w:r>
        <w:rPr>
          <w:b/>
          <w:bCs/>
          <w:lang w:val="en-US"/>
        </w:rPr>
        <w:t>Local vs session storage</w:t>
      </w:r>
      <w:commentRangeEnd w:id="222"/>
      <w:r w:rsidR="0085375A">
        <w:rPr>
          <w:rStyle w:val="CommentReference"/>
        </w:rPr>
        <w:commentReference w:id="222"/>
      </w:r>
      <w:r>
        <w:rPr>
          <w:b/>
          <w:bCs/>
          <w:lang w:val="en-US"/>
        </w:rPr>
        <w:t xml:space="preserve">: </w:t>
      </w:r>
      <w:r>
        <w:rPr>
          <w:lang w:val="en-US"/>
        </w:rPr>
        <w:t>Storing the user</w:t>
      </w:r>
      <w:ins w:id="223" w:author="Pieter Robberechts" w:date="2022-12-01T18:40:00Z">
        <w:r w:rsidR="00F905F0">
          <w:rPr>
            <w:lang w:val="en-US"/>
          </w:rPr>
          <w:t>’s</w:t>
        </w:r>
      </w:ins>
      <w:r>
        <w:rPr>
          <w:lang w:val="en-US"/>
        </w:rPr>
        <w:t xml:space="preserve"> token after login</w:t>
      </w:r>
      <w:ins w:id="224" w:author="Pieter Robberechts" w:date="2022-12-01T18:40:00Z">
        <w:r w:rsidR="00F905F0">
          <w:rPr>
            <w:lang w:val="en-US"/>
          </w:rPr>
          <w:t xml:space="preserve"> in</w:t>
        </w:r>
      </w:ins>
      <w:r>
        <w:rPr>
          <w:lang w:val="en-US"/>
        </w:rPr>
        <w:t xml:space="preserve"> local or session storage has a tradeoff. The local storage option makes it possible to continue to survey after closing the tab but makes the app more vulnerable</w:t>
      </w:r>
      <w:r w:rsidR="005D1227">
        <w:rPr>
          <w:lang w:val="en-US"/>
        </w:rPr>
        <w:t xml:space="preserve"> to error</w:t>
      </w:r>
      <w:ins w:id="225" w:author="Pieter Robberechts" w:date="2022-12-01T18:40:00Z">
        <w:r w:rsidR="00F905F0">
          <w:rPr>
            <w:lang w:val="en-US"/>
          </w:rPr>
          <w:t>s</w:t>
        </w:r>
      </w:ins>
      <w:r w:rsidR="005D1227">
        <w:rPr>
          <w:lang w:val="en-US"/>
        </w:rPr>
        <w:t xml:space="preserve"> if the expert does end his/her session successfully and the same computer/machine will be used by the next expert. Session storage is more resistant to error, but the expert needs to start over to survey if the tab closes. The current prototype is using local storage. </w:t>
      </w:r>
    </w:p>
    <w:p w14:paraId="1CDFC126" w14:textId="77777777" w:rsidR="001458FC" w:rsidRPr="001458FC" w:rsidRDefault="001458FC" w:rsidP="001458FC">
      <w:pPr>
        <w:rPr>
          <w:lang w:val="en-US"/>
        </w:rPr>
      </w:pPr>
    </w:p>
    <w:sectPr w:rsidR="001458FC" w:rsidRPr="001458FC">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2" w:author="Pieter Robberechts" w:date="2022-12-01T18:44:00Z" w:initials="PR">
    <w:p w14:paraId="33695B0B" w14:textId="77777777" w:rsidR="0085375A" w:rsidRDefault="0085375A" w:rsidP="000B21EE">
      <w:r>
        <w:rPr>
          <w:rStyle w:val="CommentReference"/>
        </w:rPr>
        <w:annotationRef/>
      </w:r>
      <w:r>
        <w:rPr>
          <w:sz w:val="20"/>
          <w:szCs w:val="20"/>
        </w:rPr>
        <w:t>I would store the answer after each question and allow the user to update it later.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695B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37492" w16cex:dateUtc="2022-12-01T17: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695B0B" w16cid:durableId="2733749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E484E"/>
    <w:multiLevelType w:val="hybridMultilevel"/>
    <w:tmpl w:val="98CAE9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0377362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ieter Robberechts">
    <w15:presenceInfo w15:providerId="AD" w15:userId="S::pieter.robberechts@kuleuven.be::a316abdf-4c91-4726-9af4-f2cc80290b46"/>
  </w15:person>
  <w15:person w15:author="Deniz Can Oruç">
    <w15:presenceInfo w15:providerId="AD" w15:userId="S::denizcan.oruc@kuleuven.be::853093f4-855e-4230-acb8-3a51081b2e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8FC"/>
    <w:rsid w:val="00044249"/>
    <w:rsid w:val="00137D75"/>
    <w:rsid w:val="001458FC"/>
    <w:rsid w:val="0015591F"/>
    <w:rsid w:val="0019054B"/>
    <w:rsid w:val="00413A7C"/>
    <w:rsid w:val="00450DBB"/>
    <w:rsid w:val="005D1227"/>
    <w:rsid w:val="00790FC9"/>
    <w:rsid w:val="007D7B28"/>
    <w:rsid w:val="0085375A"/>
    <w:rsid w:val="008D582C"/>
    <w:rsid w:val="00A06893"/>
    <w:rsid w:val="00B24731"/>
    <w:rsid w:val="00C5799B"/>
    <w:rsid w:val="00F905F0"/>
    <w:rsid w:val="00F91C4D"/>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9FCE2"/>
  <w15:chartTrackingRefBased/>
  <w15:docId w15:val="{B8DE89CE-2C84-D242-9298-9C66C9E2B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58FC"/>
    <w:pPr>
      <w:ind w:left="720"/>
      <w:contextualSpacing/>
    </w:pPr>
  </w:style>
  <w:style w:type="paragraph" w:styleId="Revision">
    <w:name w:val="Revision"/>
    <w:hidden/>
    <w:uiPriority w:val="99"/>
    <w:semiHidden/>
    <w:rsid w:val="00F905F0"/>
  </w:style>
  <w:style w:type="character" w:styleId="CommentReference">
    <w:name w:val="annotation reference"/>
    <w:basedOn w:val="DefaultParagraphFont"/>
    <w:uiPriority w:val="99"/>
    <w:semiHidden/>
    <w:unhideWhenUsed/>
    <w:rsid w:val="0085375A"/>
    <w:rPr>
      <w:sz w:val="16"/>
      <w:szCs w:val="16"/>
    </w:rPr>
  </w:style>
  <w:style w:type="paragraph" w:styleId="CommentText">
    <w:name w:val="annotation text"/>
    <w:basedOn w:val="Normal"/>
    <w:link w:val="CommentTextChar"/>
    <w:uiPriority w:val="99"/>
    <w:semiHidden/>
    <w:unhideWhenUsed/>
    <w:rsid w:val="0085375A"/>
    <w:rPr>
      <w:sz w:val="20"/>
      <w:szCs w:val="20"/>
    </w:rPr>
  </w:style>
  <w:style w:type="character" w:customStyle="1" w:styleId="CommentTextChar">
    <w:name w:val="Comment Text Char"/>
    <w:basedOn w:val="DefaultParagraphFont"/>
    <w:link w:val="CommentText"/>
    <w:uiPriority w:val="99"/>
    <w:semiHidden/>
    <w:rsid w:val="0085375A"/>
    <w:rPr>
      <w:sz w:val="20"/>
      <w:szCs w:val="20"/>
    </w:rPr>
  </w:style>
  <w:style w:type="paragraph" w:styleId="CommentSubject">
    <w:name w:val="annotation subject"/>
    <w:basedOn w:val="CommentText"/>
    <w:next w:val="CommentText"/>
    <w:link w:val="CommentSubjectChar"/>
    <w:uiPriority w:val="99"/>
    <w:semiHidden/>
    <w:unhideWhenUsed/>
    <w:rsid w:val="0085375A"/>
    <w:rPr>
      <w:b/>
      <w:bCs/>
    </w:rPr>
  </w:style>
  <w:style w:type="character" w:customStyle="1" w:styleId="CommentSubjectChar">
    <w:name w:val="Comment Subject Char"/>
    <w:basedOn w:val="CommentTextChar"/>
    <w:link w:val="CommentSubject"/>
    <w:uiPriority w:val="99"/>
    <w:semiHidden/>
    <w:rsid w:val="0085375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microsoft.com/office/2016/09/relationships/commentsIds" Target="commentsIds.xml"/><Relationship Id="rId7" Type="http://schemas.openxmlformats.org/officeDocument/2006/relationships/diagramQuickStyle" Target="diagrams/quickStyle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microsoft.com/office/2011/relationships/commentsExtended" Target="commentsExtended.xml"/><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diagramData" Target="diagrams/data1.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comments" Target="comments.xml"/><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image" Target="media/image5.png"/><Relationship Id="rId22" Type="http://schemas.microsoft.com/office/2018/08/relationships/commentsExtensible" Target="commentsExtensi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94AC9BF-1225-A047-9F67-9357C6E26440}" type="doc">
      <dgm:prSet loTypeId="urn:microsoft.com/office/officeart/2005/8/layout/chevron1" loCatId="" qsTypeId="urn:microsoft.com/office/officeart/2005/8/quickstyle/simple1" qsCatId="simple" csTypeId="urn:microsoft.com/office/officeart/2005/8/colors/accent1_2" csCatId="accent1" phldr="1"/>
      <dgm:spPr/>
    </dgm:pt>
    <dgm:pt modelId="{89E3AFAA-A1FD-6847-9DA8-FED33BB64E67}">
      <dgm:prSet phldrT="[Text]"/>
      <dgm:spPr/>
      <dgm:t>
        <a:bodyPr/>
        <a:lstStyle/>
        <a:p>
          <a:r>
            <a:rPr lang="en-GB"/>
            <a:t>Login</a:t>
          </a:r>
        </a:p>
      </dgm:t>
    </dgm:pt>
    <dgm:pt modelId="{03602485-0CD8-3E4A-B2A1-280A60CD95F7}" type="parTrans" cxnId="{87FD29A3-C2F1-C24D-B1A4-AD6ED400053C}">
      <dgm:prSet/>
      <dgm:spPr/>
      <dgm:t>
        <a:bodyPr/>
        <a:lstStyle/>
        <a:p>
          <a:endParaRPr lang="en-GB"/>
        </a:p>
      </dgm:t>
    </dgm:pt>
    <dgm:pt modelId="{F344431C-94D8-8544-B4B3-39CACE334F7A}" type="sibTrans" cxnId="{87FD29A3-C2F1-C24D-B1A4-AD6ED400053C}">
      <dgm:prSet/>
      <dgm:spPr/>
      <dgm:t>
        <a:bodyPr/>
        <a:lstStyle/>
        <a:p>
          <a:endParaRPr lang="en-GB"/>
        </a:p>
      </dgm:t>
    </dgm:pt>
    <dgm:pt modelId="{852A902D-3072-9A45-92C0-9D23F0D9DB87}">
      <dgm:prSet/>
      <dgm:spPr/>
      <dgm:t>
        <a:bodyPr/>
        <a:lstStyle/>
        <a:p>
          <a:r>
            <a:rPr lang="en-GB"/>
            <a:t>Tutorial</a:t>
          </a:r>
        </a:p>
      </dgm:t>
    </dgm:pt>
    <dgm:pt modelId="{F066772D-71E6-7A4D-88FF-4E20AE153645}" type="parTrans" cxnId="{27053D6C-C2D0-5F4C-9278-3B3450D725C6}">
      <dgm:prSet/>
      <dgm:spPr/>
      <dgm:t>
        <a:bodyPr/>
        <a:lstStyle/>
        <a:p>
          <a:endParaRPr lang="en-GB"/>
        </a:p>
      </dgm:t>
    </dgm:pt>
    <dgm:pt modelId="{4BBF0569-B5EA-1947-8591-24ABA5F2741B}" type="sibTrans" cxnId="{27053D6C-C2D0-5F4C-9278-3B3450D725C6}">
      <dgm:prSet/>
      <dgm:spPr/>
      <dgm:t>
        <a:bodyPr/>
        <a:lstStyle/>
        <a:p>
          <a:endParaRPr lang="en-GB"/>
        </a:p>
      </dgm:t>
    </dgm:pt>
    <dgm:pt modelId="{06360AC4-7C66-1640-ACC6-EA9BB386FD58}">
      <dgm:prSet/>
      <dgm:spPr/>
      <dgm:t>
        <a:bodyPr/>
        <a:lstStyle/>
        <a:p>
          <a:r>
            <a:rPr lang="en-GB"/>
            <a:t>Survey</a:t>
          </a:r>
        </a:p>
      </dgm:t>
    </dgm:pt>
    <dgm:pt modelId="{54566ACC-35B2-9047-9559-48AEBF6DED17}" type="parTrans" cxnId="{3C7C0E1C-ABF0-5942-98B8-DB1F7E72C549}">
      <dgm:prSet/>
      <dgm:spPr/>
      <dgm:t>
        <a:bodyPr/>
        <a:lstStyle/>
        <a:p>
          <a:endParaRPr lang="en-GB"/>
        </a:p>
      </dgm:t>
    </dgm:pt>
    <dgm:pt modelId="{D92027F4-4597-C04B-8AC6-0AAA7995B468}" type="sibTrans" cxnId="{3C7C0E1C-ABF0-5942-98B8-DB1F7E72C549}">
      <dgm:prSet/>
      <dgm:spPr/>
      <dgm:t>
        <a:bodyPr/>
        <a:lstStyle/>
        <a:p>
          <a:endParaRPr lang="en-GB"/>
        </a:p>
      </dgm:t>
    </dgm:pt>
    <dgm:pt modelId="{0C2155C8-CA8A-9F49-B43B-C3060DFDA93E}">
      <dgm:prSet/>
      <dgm:spPr/>
      <dgm:t>
        <a:bodyPr/>
        <a:lstStyle/>
        <a:p>
          <a:r>
            <a:rPr lang="en-GB"/>
            <a:t>Finished</a:t>
          </a:r>
        </a:p>
      </dgm:t>
    </dgm:pt>
    <dgm:pt modelId="{6B06D243-8962-724F-BE7B-E9AB4CE6228D}" type="parTrans" cxnId="{21CF5A16-63F0-264C-BEF7-611BFAA341D5}">
      <dgm:prSet/>
      <dgm:spPr/>
      <dgm:t>
        <a:bodyPr/>
        <a:lstStyle/>
        <a:p>
          <a:endParaRPr lang="en-GB"/>
        </a:p>
      </dgm:t>
    </dgm:pt>
    <dgm:pt modelId="{7B449D75-BB72-CB49-A3DA-9045784A7F03}" type="sibTrans" cxnId="{21CF5A16-63F0-264C-BEF7-611BFAA341D5}">
      <dgm:prSet/>
      <dgm:spPr/>
      <dgm:t>
        <a:bodyPr/>
        <a:lstStyle/>
        <a:p>
          <a:endParaRPr lang="en-GB"/>
        </a:p>
      </dgm:t>
    </dgm:pt>
    <dgm:pt modelId="{2934AF51-9FFF-C243-B331-34F0A88EBF72}" type="pres">
      <dgm:prSet presAssocID="{694AC9BF-1225-A047-9F67-9357C6E26440}" presName="Name0" presStyleCnt="0">
        <dgm:presLayoutVars>
          <dgm:dir/>
          <dgm:animLvl val="lvl"/>
          <dgm:resizeHandles val="exact"/>
        </dgm:presLayoutVars>
      </dgm:prSet>
      <dgm:spPr/>
    </dgm:pt>
    <dgm:pt modelId="{07B0AE19-C452-C449-A09E-935BAEC88253}" type="pres">
      <dgm:prSet presAssocID="{89E3AFAA-A1FD-6847-9DA8-FED33BB64E67}" presName="parTxOnly" presStyleLbl="node1" presStyleIdx="0" presStyleCnt="4">
        <dgm:presLayoutVars>
          <dgm:chMax val="0"/>
          <dgm:chPref val="0"/>
          <dgm:bulletEnabled val="1"/>
        </dgm:presLayoutVars>
      </dgm:prSet>
      <dgm:spPr/>
    </dgm:pt>
    <dgm:pt modelId="{91FD47B8-EF1C-074D-BE4E-56DDAE442C93}" type="pres">
      <dgm:prSet presAssocID="{F344431C-94D8-8544-B4B3-39CACE334F7A}" presName="parTxOnlySpace" presStyleCnt="0"/>
      <dgm:spPr/>
    </dgm:pt>
    <dgm:pt modelId="{8B6AE4B7-D73A-2146-B394-7FCE7F26BECA}" type="pres">
      <dgm:prSet presAssocID="{852A902D-3072-9A45-92C0-9D23F0D9DB87}" presName="parTxOnly" presStyleLbl="node1" presStyleIdx="1" presStyleCnt="4">
        <dgm:presLayoutVars>
          <dgm:chMax val="0"/>
          <dgm:chPref val="0"/>
          <dgm:bulletEnabled val="1"/>
        </dgm:presLayoutVars>
      </dgm:prSet>
      <dgm:spPr/>
    </dgm:pt>
    <dgm:pt modelId="{8FDA6F9A-0447-CB4C-9149-EB7600765EB3}" type="pres">
      <dgm:prSet presAssocID="{4BBF0569-B5EA-1947-8591-24ABA5F2741B}" presName="parTxOnlySpace" presStyleCnt="0"/>
      <dgm:spPr/>
    </dgm:pt>
    <dgm:pt modelId="{7A89D767-1183-F845-A65C-6305116E2747}" type="pres">
      <dgm:prSet presAssocID="{06360AC4-7C66-1640-ACC6-EA9BB386FD58}" presName="parTxOnly" presStyleLbl="node1" presStyleIdx="2" presStyleCnt="4">
        <dgm:presLayoutVars>
          <dgm:chMax val="0"/>
          <dgm:chPref val="0"/>
          <dgm:bulletEnabled val="1"/>
        </dgm:presLayoutVars>
      </dgm:prSet>
      <dgm:spPr/>
    </dgm:pt>
    <dgm:pt modelId="{17E50813-5F79-E245-BC50-6C77470EA896}" type="pres">
      <dgm:prSet presAssocID="{D92027F4-4597-C04B-8AC6-0AAA7995B468}" presName="parTxOnlySpace" presStyleCnt="0"/>
      <dgm:spPr/>
    </dgm:pt>
    <dgm:pt modelId="{8BA8B104-694D-364A-8B5D-AE91BCC7A47C}" type="pres">
      <dgm:prSet presAssocID="{0C2155C8-CA8A-9F49-B43B-C3060DFDA93E}" presName="parTxOnly" presStyleLbl="node1" presStyleIdx="3" presStyleCnt="4">
        <dgm:presLayoutVars>
          <dgm:chMax val="0"/>
          <dgm:chPref val="0"/>
          <dgm:bulletEnabled val="1"/>
        </dgm:presLayoutVars>
      </dgm:prSet>
      <dgm:spPr/>
    </dgm:pt>
  </dgm:ptLst>
  <dgm:cxnLst>
    <dgm:cxn modelId="{21CF5A16-63F0-264C-BEF7-611BFAA341D5}" srcId="{694AC9BF-1225-A047-9F67-9357C6E26440}" destId="{0C2155C8-CA8A-9F49-B43B-C3060DFDA93E}" srcOrd="3" destOrd="0" parTransId="{6B06D243-8962-724F-BE7B-E9AB4CE6228D}" sibTransId="{7B449D75-BB72-CB49-A3DA-9045784A7F03}"/>
    <dgm:cxn modelId="{3C7C0E1C-ABF0-5942-98B8-DB1F7E72C549}" srcId="{694AC9BF-1225-A047-9F67-9357C6E26440}" destId="{06360AC4-7C66-1640-ACC6-EA9BB386FD58}" srcOrd="2" destOrd="0" parTransId="{54566ACC-35B2-9047-9559-48AEBF6DED17}" sibTransId="{D92027F4-4597-C04B-8AC6-0AAA7995B468}"/>
    <dgm:cxn modelId="{3F1D2130-1BF4-EC44-9B2F-73184EB20885}" type="presOf" srcId="{89E3AFAA-A1FD-6847-9DA8-FED33BB64E67}" destId="{07B0AE19-C452-C449-A09E-935BAEC88253}" srcOrd="0" destOrd="0" presId="urn:microsoft.com/office/officeart/2005/8/layout/chevron1"/>
    <dgm:cxn modelId="{03B50C6C-F7E4-164F-8884-28A8119703EE}" type="presOf" srcId="{852A902D-3072-9A45-92C0-9D23F0D9DB87}" destId="{8B6AE4B7-D73A-2146-B394-7FCE7F26BECA}" srcOrd="0" destOrd="0" presId="urn:microsoft.com/office/officeart/2005/8/layout/chevron1"/>
    <dgm:cxn modelId="{27053D6C-C2D0-5F4C-9278-3B3450D725C6}" srcId="{694AC9BF-1225-A047-9F67-9357C6E26440}" destId="{852A902D-3072-9A45-92C0-9D23F0D9DB87}" srcOrd="1" destOrd="0" parTransId="{F066772D-71E6-7A4D-88FF-4E20AE153645}" sibTransId="{4BBF0569-B5EA-1947-8591-24ABA5F2741B}"/>
    <dgm:cxn modelId="{87FD29A3-C2F1-C24D-B1A4-AD6ED400053C}" srcId="{694AC9BF-1225-A047-9F67-9357C6E26440}" destId="{89E3AFAA-A1FD-6847-9DA8-FED33BB64E67}" srcOrd="0" destOrd="0" parTransId="{03602485-0CD8-3E4A-B2A1-280A60CD95F7}" sibTransId="{F344431C-94D8-8544-B4B3-39CACE334F7A}"/>
    <dgm:cxn modelId="{EFB470A8-F199-4345-B641-A463D4EB951E}" type="presOf" srcId="{0C2155C8-CA8A-9F49-B43B-C3060DFDA93E}" destId="{8BA8B104-694D-364A-8B5D-AE91BCC7A47C}" srcOrd="0" destOrd="0" presId="urn:microsoft.com/office/officeart/2005/8/layout/chevron1"/>
    <dgm:cxn modelId="{8C05CFCB-9E8D-C744-85A1-318329EE2F45}" type="presOf" srcId="{06360AC4-7C66-1640-ACC6-EA9BB386FD58}" destId="{7A89D767-1183-F845-A65C-6305116E2747}" srcOrd="0" destOrd="0" presId="urn:microsoft.com/office/officeart/2005/8/layout/chevron1"/>
    <dgm:cxn modelId="{50141CE3-F190-2147-B822-8C5A431F16BA}" type="presOf" srcId="{694AC9BF-1225-A047-9F67-9357C6E26440}" destId="{2934AF51-9FFF-C243-B331-34F0A88EBF72}" srcOrd="0" destOrd="0" presId="urn:microsoft.com/office/officeart/2005/8/layout/chevron1"/>
    <dgm:cxn modelId="{DEA21535-98EF-B346-B6DE-13CB5DD7B998}" type="presParOf" srcId="{2934AF51-9FFF-C243-B331-34F0A88EBF72}" destId="{07B0AE19-C452-C449-A09E-935BAEC88253}" srcOrd="0" destOrd="0" presId="urn:microsoft.com/office/officeart/2005/8/layout/chevron1"/>
    <dgm:cxn modelId="{1B8A4C4F-BC19-D840-B583-FC1B0DFCED2F}" type="presParOf" srcId="{2934AF51-9FFF-C243-B331-34F0A88EBF72}" destId="{91FD47B8-EF1C-074D-BE4E-56DDAE442C93}" srcOrd="1" destOrd="0" presId="urn:microsoft.com/office/officeart/2005/8/layout/chevron1"/>
    <dgm:cxn modelId="{02552518-596E-1B46-9312-F7C0773854A6}" type="presParOf" srcId="{2934AF51-9FFF-C243-B331-34F0A88EBF72}" destId="{8B6AE4B7-D73A-2146-B394-7FCE7F26BECA}" srcOrd="2" destOrd="0" presId="urn:microsoft.com/office/officeart/2005/8/layout/chevron1"/>
    <dgm:cxn modelId="{F4E79D01-483F-5540-95B7-1D963532C33F}" type="presParOf" srcId="{2934AF51-9FFF-C243-B331-34F0A88EBF72}" destId="{8FDA6F9A-0447-CB4C-9149-EB7600765EB3}" srcOrd="3" destOrd="0" presId="urn:microsoft.com/office/officeart/2005/8/layout/chevron1"/>
    <dgm:cxn modelId="{F18E57C9-09A4-0548-BE92-E694474EC33F}" type="presParOf" srcId="{2934AF51-9FFF-C243-B331-34F0A88EBF72}" destId="{7A89D767-1183-F845-A65C-6305116E2747}" srcOrd="4" destOrd="0" presId="urn:microsoft.com/office/officeart/2005/8/layout/chevron1"/>
    <dgm:cxn modelId="{B2B84727-807D-264A-93BA-1E7424348A41}" type="presParOf" srcId="{2934AF51-9FFF-C243-B331-34F0A88EBF72}" destId="{17E50813-5F79-E245-BC50-6C77470EA896}" srcOrd="5" destOrd="0" presId="urn:microsoft.com/office/officeart/2005/8/layout/chevron1"/>
    <dgm:cxn modelId="{1C32B3F8-EAA7-564D-81E6-4621BF8C74AB}" type="presParOf" srcId="{2934AF51-9FFF-C243-B331-34F0A88EBF72}" destId="{8BA8B104-694D-364A-8B5D-AE91BCC7A47C}" srcOrd="6" destOrd="0" presId="urn:microsoft.com/office/officeart/2005/8/layout/chevron1"/>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B0AE19-C452-C449-A09E-935BAEC88253}">
      <dsp:nvSpPr>
        <dsp:cNvPr id="0" name=""/>
        <dsp:cNvSpPr/>
      </dsp:nvSpPr>
      <dsp:spPr>
        <a:xfrm>
          <a:off x="2544" y="132777"/>
          <a:ext cx="1481435" cy="592574"/>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marL="0" lvl="0" indent="0" algn="ctr" defTabSz="800100">
            <a:lnSpc>
              <a:spcPct val="90000"/>
            </a:lnSpc>
            <a:spcBef>
              <a:spcPct val="0"/>
            </a:spcBef>
            <a:spcAft>
              <a:spcPct val="35000"/>
            </a:spcAft>
            <a:buNone/>
          </a:pPr>
          <a:r>
            <a:rPr lang="en-GB" sz="1800" kern="1200"/>
            <a:t>Login</a:t>
          </a:r>
        </a:p>
      </dsp:txBody>
      <dsp:txXfrm>
        <a:off x="298831" y="132777"/>
        <a:ext cx="888861" cy="592574"/>
      </dsp:txXfrm>
    </dsp:sp>
    <dsp:sp modelId="{8B6AE4B7-D73A-2146-B394-7FCE7F26BECA}">
      <dsp:nvSpPr>
        <dsp:cNvPr id="0" name=""/>
        <dsp:cNvSpPr/>
      </dsp:nvSpPr>
      <dsp:spPr>
        <a:xfrm>
          <a:off x="1335836" y="132777"/>
          <a:ext cx="1481435" cy="592574"/>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marL="0" lvl="0" indent="0" algn="ctr" defTabSz="800100">
            <a:lnSpc>
              <a:spcPct val="90000"/>
            </a:lnSpc>
            <a:spcBef>
              <a:spcPct val="0"/>
            </a:spcBef>
            <a:spcAft>
              <a:spcPct val="35000"/>
            </a:spcAft>
            <a:buNone/>
          </a:pPr>
          <a:r>
            <a:rPr lang="en-GB" sz="1800" kern="1200"/>
            <a:t>Tutorial</a:t>
          </a:r>
        </a:p>
      </dsp:txBody>
      <dsp:txXfrm>
        <a:off x="1632123" y="132777"/>
        <a:ext cx="888861" cy="592574"/>
      </dsp:txXfrm>
    </dsp:sp>
    <dsp:sp modelId="{7A89D767-1183-F845-A65C-6305116E2747}">
      <dsp:nvSpPr>
        <dsp:cNvPr id="0" name=""/>
        <dsp:cNvSpPr/>
      </dsp:nvSpPr>
      <dsp:spPr>
        <a:xfrm>
          <a:off x="2669128" y="132777"/>
          <a:ext cx="1481435" cy="592574"/>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marL="0" lvl="0" indent="0" algn="ctr" defTabSz="800100">
            <a:lnSpc>
              <a:spcPct val="90000"/>
            </a:lnSpc>
            <a:spcBef>
              <a:spcPct val="0"/>
            </a:spcBef>
            <a:spcAft>
              <a:spcPct val="35000"/>
            </a:spcAft>
            <a:buNone/>
          </a:pPr>
          <a:r>
            <a:rPr lang="en-GB" sz="1800" kern="1200"/>
            <a:t>Survey</a:t>
          </a:r>
        </a:p>
      </dsp:txBody>
      <dsp:txXfrm>
        <a:off x="2965415" y="132777"/>
        <a:ext cx="888861" cy="592574"/>
      </dsp:txXfrm>
    </dsp:sp>
    <dsp:sp modelId="{8BA8B104-694D-364A-8B5D-AE91BCC7A47C}">
      <dsp:nvSpPr>
        <dsp:cNvPr id="0" name=""/>
        <dsp:cNvSpPr/>
      </dsp:nvSpPr>
      <dsp:spPr>
        <a:xfrm>
          <a:off x="4002419" y="132777"/>
          <a:ext cx="1481435" cy="592574"/>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marL="0" lvl="0" indent="0" algn="ctr" defTabSz="800100">
            <a:lnSpc>
              <a:spcPct val="90000"/>
            </a:lnSpc>
            <a:spcBef>
              <a:spcPct val="0"/>
            </a:spcBef>
            <a:spcAft>
              <a:spcPct val="35000"/>
            </a:spcAft>
            <a:buNone/>
          </a:pPr>
          <a:r>
            <a:rPr lang="en-GB" sz="1800" kern="1200"/>
            <a:t>Finished</a:t>
          </a:r>
        </a:p>
      </dsp:txBody>
      <dsp:txXfrm>
        <a:off x="4298706" y="132777"/>
        <a:ext cx="888861" cy="592574"/>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815</Words>
  <Characters>4651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Deniz Can Oruç</dc:creator>
  <cp:keywords/>
  <dc:description/>
  <cp:lastModifiedBy>Deniz Can Oruç</cp:lastModifiedBy>
  <cp:revision>3</cp:revision>
  <dcterms:created xsi:type="dcterms:W3CDTF">2022-12-02T08:47:00Z</dcterms:created>
  <dcterms:modified xsi:type="dcterms:W3CDTF">2022-12-02T08:48:00Z</dcterms:modified>
</cp:coreProperties>
</file>